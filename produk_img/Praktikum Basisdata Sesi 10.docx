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9B652" w14:textId="5605A68B" w:rsidR="00137F40" w:rsidRPr="00022088" w:rsidRDefault="00DD2CDC">
      <w:pPr>
        <w:rPr>
          <w:sz w:val="28"/>
          <w:szCs w:val="32"/>
        </w:rPr>
      </w:pPr>
      <w:r w:rsidRPr="00022088">
        <w:rPr>
          <w:sz w:val="28"/>
          <w:szCs w:val="32"/>
        </w:rPr>
        <w:t>Nama</w:t>
      </w:r>
      <w:r w:rsidRPr="00022088">
        <w:rPr>
          <w:sz w:val="28"/>
          <w:szCs w:val="32"/>
        </w:rPr>
        <w:tab/>
        <w:t>: Suwanti</w:t>
      </w:r>
      <w:r w:rsidRPr="00022088">
        <w:rPr>
          <w:sz w:val="28"/>
          <w:szCs w:val="32"/>
        </w:rPr>
        <w:br/>
        <w:t>NIM</w:t>
      </w:r>
      <w:r w:rsidRPr="00022088">
        <w:rPr>
          <w:sz w:val="28"/>
          <w:szCs w:val="32"/>
        </w:rPr>
        <w:tab/>
      </w:r>
      <w:r w:rsidR="00022088">
        <w:rPr>
          <w:sz w:val="28"/>
          <w:szCs w:val="32"/>
        </w:rPr>
        <w:tab/>
      </w:r>
      <w:r w:rsidRPr="00022088">
        <w:rPr>
          <w:sz w:val="28"/>
          <w:szCs w:val="32"/>
        </w:rPr>
        <w:t>: 2555003</w:t>
      </w:r>
      <w:r w:rsidR="003750C8">
        <w:rPr>
          <w:sz w:val="28"/>
          <w:szCs w:val="32"/>
        </w:rPr>
        <w:t>2</w:t>
      </w:r>
    </w:p>
    <w:p w14:paraId="514AA039" w14:textId="77777777" w:rsidR="00DD2CDC" w:rsidRDefault="00DD2CDC"/>
    <w:p w14:paraId="743B5871" w14:textId="3C6FED3A" w:rsidR="00DD2CDC" w:rsidRDefault="00DD2CDC" w:rsidP="00DD2CDC">
      <w:pPr>
        <w:rPr>
          <w:b/>
          <w:bCs/>
        </w:rPr>
      </w:pPr>
      <w:r w:rsidRPr="00022088">
        <w:rPr>
          <w:b/>
          <w:bCs/>
        </w:rPr>
        <w:t xml:space="preserve">Praktikum Sesi </w:t>
      </w:r>
      <w:proofErr w:type="gramStart"/>
      <w:r w:rsidRPr="00022088">
        <w:rPr>
          <w:b/>
          <w:bCs/>
        </w:rPr>
        <w:t>10</w:t>
      </w:r>
      <w:r w:rsidR="00022088">
        <w:rPr>
          <w:b/>
          <w:bCs/>
        </w:rPr>
        <w:t xml:space="preserve"> :</w:t>
      </w:r>
      <w:proofErr w:type="gramEnd"/>
      <w:r w:rsidR="00022088">
        <w:rPr>
          <w:b/>
          <w:bCs/>
        </w:rPr>
        <w:t xml:space="preserve"> </w:t>
      </w:r>
      <w:r w:rsidRPr="00022088">
        <w:rPr>
          <w:b/>
          <w:bCs/>
        </w:rPr>
        <w:t>Kalkulus Relasional (TRC-DRC)</w:t>
      </w:r>
    </w:p>
    <w:p w14:paraId="0BACA697" w14:textId="77777777" w:rsidR="00022088" w:rsidRPr="00022088" w:rsidRDefault="00022088" w:rsidP="00DD2CDC">
      <w:pPr>
        <w:rPr>
          <w:b/>
          <w:bCs/>
        </w:rPr>
      </w:pPr>
    </w:p>
    <w:p w14:paraId="23BCCD7B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Menjalankan XAMPP</w:t>
      </w:r>
    </w:p>
    <w:p w14:paraId="1D23A6DA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Langkah-langkah</w:t>
      </w:r>
    </w:p>
    <w:p w14:paraId="7BC4B163" w14:textId="77777777" w:rsidR="00DD2CDC" w:rsidRPr="00DD2CDC" w:rsidRDefault="00DD2CDC" w:rsidP="00DD2CDC">
      <w:pPr>
        <w:numPr>
          <w:ilvl w:val="0"/>
          <w:numId w:val="16"/>
        </w:numPr>
      </w:pPr>
      <w:r w:rsidRPr="00DD2CDC">
        <w:t xml:space="preserve">Buka </w:t>
      </w:r>
      <w:r w:rsidRPr="00DD2CDC">
        <w:rPr>
          <w:b/>
          <w:bCs/>
        </w:rPr>
        <w:t>XAMPP Control Panel</w:t>
      </w:r>
      <w:r w:rsidRPr="00DD2CDC">
        <w:t>.</w:t>
      </w:r>
    </w:p>
    <w:p w14:paraId="43D62C02" w14:textId="77777777" w:rsidR="00DD2CDC" w:rsidRPr="00DD2CDC" w:rsidRDefault="00DD2CDC" w:rsidP="00DD2CDC">
      <w:pPr>
        <w:numPr>
          <w:ilvl w:val="0"/>
          <w:numId w:val="16"/>
        </w:numPr>
      </w:pPr>
      <w:r w:rsidRPr="00DD2CDC">
        <w:t xml:space="preserve">Klik tombol </w:t>
      </w:r>
      <w:r w:rsidRPr="00DD2CDC">
        <w:rPr>
          <w:b/>
          <w:bCs/>
        </w:rPr>
        <w:t>Start</w:t>
      </w:r>
      <w:r w:rsidRPr="00DD2CDC">
        <w:t xml:space="preserve"> pada bagian </w:t>
      </w:r>
      <w:r w:rsidRPr="00DD2CDC">
        <w:rPr>
          <w:b/>
          <w:bCs/>
        </w:rPr>
        <w:t>Apache</w:t>
      </w:r>
      <w:r w:rsidRPr="00DD2CDC">
        <w:t xml:space="preserve"> dan </w:t>
      </w:r>
      <w:r w:rsidRPr="00DD2CDC">
        <w:rPr>
          <w:b/>
          <w:bCs/>
        </w:rPr>
        <w:t>MySQL</w:t>
      </w:r>
      <w:r w:rsidRPr="00DD2CDC">
        <w:t>.</w:t>
      </w:r>
    </w:p>
    <w:p w14:paraId="0A632B1C" w14:textId="77777777" w:rsidR="00DD2CDC" w:rsidRPr="00DD2CDC" w:rsidRDefault="00DD2CDC" w:rsidP="00DD2CDC">
      <w:pPr>
        <w:numPr>
          <w:ilvl w:val="0"/>
          <w:numId w:val="16"/>
        </w:numPr>
      </w:pPr>
      <w:r w:rsidRPr="00DD2CDC">
        <w:t xml:space="preserve">Setelah status berubah menjadi </w:t>
      </w:r>
      <w:r w:rsidRPr="00DD2CDC">
        <w:rPr>
          <w:b/>
          <w:bCs/>
        </w:rPr>
        <w:t>Stop</w:t>
      </w:r>
      <w:r w:rsidRPr="00DD2CDC">
        <w:t>, buka browser.</w:t>
      </w:r>
    </w:p>
    <w:p w14:paraId="1979979B" w14:textId="77777777" w:rsidR="00DD2CDC" w:rsidRPr="00DD2CDC" w:rsidRDefault="00DD2CDC" w:rsidP="00DD2CDC">
      <w:pPr>
        <w:numPr>
          <w:ilvl w:val="0"/>
          <w:numId w:val="16"/>
        </w:numPr>
      </w:pPr>
      <w:r w:rsidRPr="00DD2CDC">
        <w:t>Masuk ke halaman:</w:t>
      </w:r>
    </w:p>
    <w:p w14:paraId="68B9E541" w14:textId="41797075" w:rsidR="00DD2CDC" w:rsidRPr="00DD2CDC" w:rsidRDefault="00DD2CDC" w:rsidP="00DD2CDC">
      <w:r w:rsidRPr="00DD2CDC">
        <w:t>http://localhost/phpmyadmin/</w:t>
      </w:r>
      <w:r w:rsidR="0014344F">
        <w:br/>
      </w:r>
      <w:r w:rsidR="0014344F" w:rsidRPr="0014344F">
        <w:rPr>
          <w:noProof/>
        </w:rPr>
        <w:drawing>
          <wp:inline distT="0" distB="0" distL="0" distR="0" wp14:anchorId="56C5397F" wp14:editId="2B784EF2">
            <wp:extent cx="4826442" cy="3145465"/>
            <wp:effectExtent l="0" t="0" r="0" b="0"/>
            <wp:docPr id="1000359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422" b="39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020" cy="316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CE78C" w14:textId="77777777" w:rsidR="00DD2CDC" w:rsidRPr="00DD2CDC" w:rsidRDefault="00AA4C46" w:rsidP="00DD2CDC">
      <w:r>
        <w:rPr>
          <w:noProof/>
        </w:rPr>
        <w:pict w14:anchorId="59D7FCB1">
          <v:rect id="_x0000_i1025" style="width:0;height:1.5pt" o:hralign="center" o:hrstd="t" o:hr="t" fillcolor="#a0a0a0" stroked="f"/>
        </w:pict>
      </w:r>
    </w:p>
    <w:p w14:paraId="246BC625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Membuka Database melalui Browser</w:t>
      </w:r>
    </w:p>
    <w:p w14:paraId="559D3C93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Langkah-langkah</w:t>
      </w:r>
    </w:p>
    <w:p w14:paraId="0C29CA04" w14:textId="77777777" w:rsidR="00DD2CDC" w:rsidRPr="00DD2CDC" w:rsidRDefault="00DD2CDC" w:rsidP="00DD2CDC">
      <w:pPr>
        <w:numPr>
          <w:ilvl w:val="0"/>
          <w:numId w:val="17"/>
        </w:numPr>
      </w:pPr>
      <w:r w:rsidRPr="00DD2CDC">
        <w:t>Buka browser.</w:t>
      </w:r>
    </w:p>
    <w:p w14:paraId="3A37C389" w14:textId="77777777" w:rsidR="00DD2CDC" w:rsidRPr="00DD2CDC" w:rsidRDefault="00DD2CDC" w:rsidP="00DD2CDC">
      <w:pPr>
        <w:numPr>
          <w:ilvl w:val="0"/>
          <w:numId w:val="17"/>
        </w:numPr>
      </w:pPr>
      <w:r w:rsidRPr="00DD2CDC">
        <w:t>Ketik URL berikut:</w:t>
      </w:r>
    </w:p>
    <w:p w14:paraId="08552E92" w14:textId="77777777" w:rsidR="00DD2CDC" w:rsidRPr="00DD2CDC" w:rsidRDefault="00DD2CDC" w:rsidP="00DD2CDC">
      <w:r w:rsidRPr="00DD2CDC">
        <w:t>http://localhost/phpmyadmin/</w:t>
      </w:r>
    </w:p>
    <w:p w14:paraId="46E85BAC" w14:textId="77777777" w:rsidR="00DD2CDC" w:rsidRPr="00DD2CDC" w:rsidRDefault="00DD2CDC" w:rsidP="00DD2CDC">
      <w:pPr>
        <w:numPr>
          <w:ilvl w:val="0"/>
          <w:numId w:val="18"/>
        </w:numPr>
      </w:pPr>
      <w:r w:rsidRPr="00DD2CDC">
        <w:lastRenderedPageBreak/>
        <w:t>Akan muncul tampilan antarmuka phpMyAdmin.</w:t>
      </w:r>
    </w:p>
    <w:p w14:paraId="5B11BE02" w14:textId="77777777" w:rsidR="00DD2CDC" w:rsidRDefault="00DD2CDC" w:rsidP="00DD2CDC">
      <w:pPr>
        <w:numPr>
          <w:ilvl w:val="0"/>
          <w:numId w:val="18"/>
        </w:numPr>
      </w:pPr>
      <w:r w:rsidRPr="00DD2CDC">
        <w:t xml:space="preserve">Pilih menu </w:t>
      </w:r>
      <w:r w:rsidRPr="00DD2CDC">
        <w:rPr>
          <w:b/>
          <w:bCs/>
        </w:rPr>
        <w:t>SQL</w:t>
      </w:r>
      <w:r w:rsidRPr="00DD2CDC">
        <w:t xml:space="preserve"> untuk mulai menjalankan query database.</w:t>
      </w:r>
    </w:p>
    <w:p w14:paraId="702F5615" w14:textId="3E3086B5" w:rsidR="0014344F" w:rsidRPr="0014344F" w:rsidRDefault="0014344F" w:rsidP="001434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14344F">
        <w:rPr>
          <w:noProof/>
        </w:rPr>
        <w:drawing>
          <wp:inline distT="0" distB="0" distL="0" distR="0" wp14:anchorId="40B80F4A" wp14:editId="4D152E5D">
            <wp:extent cx="5731510" cy="3223260"/>
            <wp:effectExtent l="0" t="0" r="2540" b="0"/>
            <wp:docPr id="1031055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C3ABF" w14:textId="77777777" w:rsidR="0014344F" w:rsidRPr="00DD2CDC" w:rsidRDefault="0014344F" w:rsidP="00F46E4D"/>
    <w:p w14:paraId="39978F31" w14:textId="06599096" w:rsidR="00DD2CDC" w:rsidRPr="00DD2CDC" w:rsidRDefault="00AA4C46" w:rsidP="00DD2CDC">
      <w:r>
        <w:rPr>
          <w:noProof/>
        </w:rPr>
        <w:pict w14:anchorId="4E05E911">
          <v:rect id="_x0000_i1026" style="width:0;height:1.5pt" o:hralign="center" o:hrstd="t" o:hr="t" fillcolor="#a0a0a0" stroked="f"/>
        </w:pict>
      </w:r>
    </w:p>
    <w:p w14:paraId="065D1D60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Membuat Relasi Tabel</w:t>
      </w:r>
    </w:p>
    <w:p w14:paraId="3D3CA5CC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Relasi krs25550032 → dosen25550032</w:t>
      </w:r>
    </w:p>
    <w:p w14:paraId="5AB1463E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Sintaks SQL</w:t>
      </w:r>
    </w:p>
    <w:p w14:paraId="5DE0AF22" w14:textId="77777777" w:rsidR="00DD2CDC" w:rsidRPr="00DD2CDC" w:rsidRDefault="00DD2CDC" w:rsidP="00DD2CDC">
      <w:r w:rsidRPr="00DD2CDC">
        <w:t>ALTER TABLE krs25550032</w:t>
      </w:r>
    </w:p>
    <w:p w14:paraId="0FAB99CD" w14:textId="77777777" w:rsidR="00DD2CDC" w:rsidRPr="00DD2CDC" w:rsidRDefault="00DD2CDC" w:rsidP="00DD2CDC">
      <w:r w:rsidRPr="00DD2CDC">
        <w:t>ADD CONSTRAINT fkdosenkrs</w:t>
      </w:r>
    </w:p>
    <w:p w14:paraId="4537F6E8" w14:textId="77777777" w:rsidR="00DD2CDC" w:rsidRPr="00DD2CDC" w:rsidRDefault="00DD2CDC" w:rsidP="00DD2CDC">
      <w:r w:rsidRPr="00DD2CDC">
        <w:t xml:space="preserve">FOREIGN </w:t>
      </w:r>
      <w:proofErr w:type="gramStart"/>
      <w:r w:rsidRPr="00DD2CDC">
        <w:t>KEY(</w:t>
      </w:r>
      <w:proofErr w:type="gramEnd"/>
      <w:r w:rsidRPr="00DD2CDC">
        <w:t>nidn)</w:t>
      </w:r>
    </w:p>
    <w:p w14:paraId="0F080D48" w14:textId="77777777" w:rsidR="00DD2CDC" w:rsidRDefault="00DD2CDC" w:rsidP="00DD2CDC">
      <w:r w:rsidRPr="00DD2CDC">
        <w:t>REFERENCES dosen25550032(nidn);</w:t>
      </w:r>
    </w:p>
    <w:p w14:paraId="56D6EA22" w14:textId="77777777" w:rsidR="0014344F" w:rsidRDefault="0014344F" w:rsidP="0014344F"/>
    <w:p w14:paraId="0B5DBDF5" w14:textId="77777777" w:rsidR="0014344F" w:rsidRDefault="0014344F" w:rsidP="0014344F"/>
    <w:p w14:paraId="3DCA8143" w14:textId="7264D5C7" w:rsidR="0014344F" w:rsidRPr="0014344F" w:rsidRDefault="0014344F" w:rsidP="0014344F">
      <w:r w:rsidRPr="0014344F">
        <w:rPr>
          <w:noProof/>
        </w:rPr>
        <w:lastRenderedPageBreak/>
        <w:drawing>
          <wp:inline distT="0" distB="0" distL="0" distR="0" wp14:anchorId="6415DDE0" wp14:editId="09BDAFFD">
            <wp:extent cx="5731510" cy="3223895"/>
            <wp:effectExtent l="0" t="0" r="2540" b="0"/>
            <wp:docPr id="231989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75915" w14:textId="2ADB30DA" w:rsidR="0014344F" w:rsidRPr="0014344F" w:rsidRDefault="0014344F" w:rsidP="0014344F">
      <w:r w:rsidRPr="0014344F">
        <w:rPr>
          <w:noProof/>
        </w:rPr>
        <w:drawing>
          <wp:inline distT="0" distB="0" distL="0" distR="0" wp14:anchorId="494D5BCB" wp14:editId="110F0EF6">
            <wp:extent cx="5731510" cy="3223895"/>
            <wp:effectExtent l="0" t="0" r="2540" b="0"/>
            <wp:docPr id="1161571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81B1" w14:textId="47ADB46D" w:rsidR="0014344F" w:rsidRPr="00DD2CDC" w:rsidRDefault="0014344F" w:rsidP="00DD2CDC">
      <w:r w:rsidRPr="0014344F">
        <w:rPr>
          <w:noProof/>
        </w:rPr>
        <w:lastRenderedPageBreak/>
        <w:drawing>
          <wp:inline distT="0" distB="0" distL="0" distR="0" wp14:anchorId="6DEF8798" wp14:editId="7C2E2359">
            <wp:extent cx="5731510" cy="3223895"/>
            <wp:effectExtent l="0" t="0" r="2540" b="0"/>
            <wp:docPr id="14337177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4551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Penjelasan</w:t>
      </w:r>
    </w:p>
    <w:p w14:paraId="635A1D2C" w14:textId="77777777" w:rsidR="00DD2CDC" w:rsidRPr="00DD2CDC" w:rsidRDefault="00DD2CDC" w:rsidP="00DD2CDC">
      <w:pPr>
        <w:numPr>
          <w:ilvl w:val="0"/>
          <w:numId w:val="19"/>
        </w:numPr>
      </w:pPr>
      <w:r w:rsidRPr="00DD2CDC">
        <w:t>Membuat foreign key fkdosenkrs.</w:t>
      </w:r>
    </w:p>
    <w:p w14:paraId="131E1EA4" w14:textId="77777777" w:rsidR="00DD2CDC" w:rsidRPr="00DD2CDC" w:rsidRDefault="00DD2CDC" w:rsidP="00DD2CDC">
      <w:pPr>
        <w:numPr>
          <w:ilvl w:val="0"/>
          <w:numId w:val="19"/>
        </w:numPr>
      </w:pPr>
      <w:r w:rsidRPr="00DD2CDC">
        <w:t>Field nidn pada tabel krs25550032 terhubung dengan nidn pada tabel dosen25550032.</w:t>
      </w:r>
    </w:p>
    <w:p w14:paraId="21BBE235" w14:textId="216A1BBF" w:rsidR="0014344F" w:rsidRPr="0014344F" w:rsidRDefault="00AA4C46" w:rsidP="00DD2CDC">
      <w:r>
        <w:rPr>
          <w:noProof/>
        </w:rPr>
        <w:pict w14:anchorId="42A5916E">
          <v:rect id="_x0000_i1027" style="width:0;height:1.5pt" o:hralign="center" o:hrstd="t" o:hr="t" fillcolor="#a0a0a0" stroked="f"/>
        </w:pict>
      </w:r>
    </w:p>
    <w:p w14:paraId="2472FB48" w14:textId="2488734C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Relasi krs25550032 → mahasiswa25550032</w:t>
      </w:r>
    </w:p>
    <w:p w14:paraId="6A1EBAA4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Sintaks SQL</w:t>
      </w:r>
    </w:p>
    <w:p w14:paraId="37EB1C57" w14:textId="77777777" w:rsidR="00DD2CDC" w:rsidRPr="00DD2CDC" w:rsidRDefault="00DD2CDC" w:rsidP="00DD2CDC">
      <w:r w:rsidRPr="00DD2CDC">
        <w:t>ALTER TABLE krs25550032</w:t>
      </w:r>
    </w:p>
    <w:p w14:paraId="51AB0B9F" w14:textId="77777777" w:rsidR="00DD2CDC" w:rsidRPr="00DD2CDC" w:rsidRDefault="00DD2CDC" w:rsidP="00DD2CDC">
      <w:r w:rsidRPr="00DD2CDC">
        <w:t>ADD CONSTRAINT fkmahasiswakrs</w:t>
      </w:r>
    </w:p>
    <w:p w14:paraId="29E9C0AF" w14:textId="77777777" w:rsidR="00DD2CDC" w:rsidRPr="00DD2CDC" w:rsidRDefault="00DD2CDC" w:rsidP="00DD2CDC">
      <w:r w:rsidRPr="00DD2CDC">
        <w:t xml:space="preserve">FOREIGN </w:t>
      </w:r>
      <w:proofErr w:type="gramStart"/>
      <w:r w:rsidRPr="00DD2CDC">
        <w:t>KEY(</w:t>
      </w:r>
      <w:proofErr w:type="gramEnd"/>
      <w:r w:rsidRPr="00DD2CDC">
        <w:t>nim)</w:t>
      </w:r>
    </w:p>
    <w:p w14:paraId="0791BEF6" w14:textId="77777777" w:rsidR="00DD2CDC" w:rsidRDefault="00DD2CDC" w:rsidP="00DD2CDC">
      <w:r w:rsidRPr="00DD2CDC">
        <w:t>REFERENCES mahasiswa25550032(nim);</w:t>
      </w:r>
    </w:p>
    <w:p w14:paraId="53D15EFD" w14:textId="31FA3AD8" w:rsidR="0014344F" w:rsidRDefault="0014344F" w:rsidP="00DD2CDC">
      <w:r w:rsidRPr="0014344F">
        <w:rPr>
          <w:noProof/>
        </w:rPr>
        <w:lastRenderedPageBreak/>
        <w:drawing>
          <wp:inline distT="0" distB="0" distL="0" distR="0" wp14:anchorId="6A7BD11A" wp14:editId="5B6CE8DC">
            <wp:extent cx="5731510" cy="3223895"/>
            <wp:effectExtent l="0" t="0" r="2540" b="0"/>
            <wp:docPr id="19054892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923D2" w14:textId="16656C5F" w:rsidR="0014344F" w:rsidRPr="0014344F" w:rsidRDefault="0014344F" w:rsidP="0014344F">
      <w:r w:rsidRPr="0014344F">
        <w:rPr>
          <w:noProof/>
        </w:rPr>
        <w:drawing>
          <wp:inline distT="0" distB="0" distL="0" distR="0" wp14:anchorId="5026D293" wp14:editId="691EBE06">
            <wp:extent cx="5731510" cy="3223895"/>
            <wp:effectExtent l="0" t="0" r="2540" b="0"/>
            <wp:docPr id="13611423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6A68" w14:textId="045FCAA1" w:rsidR="0014344F" w:rsidRPr="0014344F" w:rsidRDefault="0014344F" w:rsidP="0014344F">
      <w:r w:rsidRPr="0014344F">
        <w:rPr>
          <w:noProof/>
        </w:rPr>
        <w:lastRenderedPageBreak/>
        <w:drawing>
          <wp:inline distT="0" distB="0" distL="0" distR="0" wp14:anchorId="6AAE2BEF" wp14:editId="4B752BD1">
            <wp:extent cx="5731510" cy="3223895"/>
            <wp:effectExtent l="0" t="0" r="2540" b="0"/>
            <wp:docPr id="6067823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228F" w14:textId="77777777" w:rsidR="0014344F" w:rsidRPr="00DD2CDC" w:rsidRDefault="0014344F" w:rsidP="00DD2CDC"/>
    <w:p w14:paraId="7D579E7B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Penjelasan</w:t>
      </w:r>
    </w:p>
    <w:p w14:paraId="2567E0F4" w14:textId="77777777" w:rsidR="00DD2CDC" w:rsidRPr="00DD2CDC" w:rsidRDefault="00DD2CDC" w:rsidP="00DD2CDC">
      <w:pPr>
        <w:numPr>
          <w:ilvl w:val="0"/>
          <w:numId w:val="20"/>
        </w:numPr>
      </w:pPr>
      <w:r w:rsidRPr="00DD2CDC">
        <w:t>Membuat foreign key fkmahasiswakrs.</w:t>
      </w:r>
    </w:p>
    <w:p w14:paraId="1D2DA551" w14:textId="77777777" w:rsidR="00DD2CDC" w:rsidRPr="00DD2CDC" w:rsidRDefault="00DD2CDC" w:rsidP="00DD2CDC">
      <w:pPr>
        <w:numPr>
          <w:ilvl w:val="0"/>
          <w:numId w:val="20"/>
        </w:numPr>
      </w:pPr>
      <w:r w:rsidRPr="00DD2CDC">
        <w:t>Field nim pada tabel krs25550032 terhubung dengan nim pada tabel mahasiswa25550032.</w:t>
      </w:r>
    </w:p>
    <w:p w14:paraId="7B2BE27F" w14:textId="77777777" w:rsidR="00DD2CDC" w:rsidRPr="00DD2CDC" w:rsidRDefault="00AA4C46" w:rsidP="00DD2CDC">
      <w:r>
        <w:rPr>
          <w:noProof/>
        </w:rPr>
        <w:pict w14:anchorId="64C8F683">
          <v:rect id="_x0000_i1028" style="width:0;height:1.5pt" o:hralign="center" o:hrstd="t" o:hr="t" fillcolor="#a0a0a0" stroked="f"/>
        </w:pict>
      </w:r>
    </w:p>
    <w:p w14:paraId="5D9D2CAD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Relasi krs25550032 → matkul25550032</w:t>
      </w:r>
    </w:p>
    <w:p w14:paraId="71C7E381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Sintaks SQL</w:t>
      </w:r>
    </w:p>
    <w:p w14:paraId="1C6FB2F8" w14:textId="77777777" w:rsidR="00DD2CDC" w:rsidRPr="00DD2CDC" w:rsidRDefault="00DD2CDC" w:rsidP="00DD2CDC">
      <w:r w:rsidRPr="00DD2CDC">
        <w:t>ALTER TABLE krs25550032</w:t>
      </w:r>
    </w:p>
    <w:p w14:paraId="0431852D" w14:textId="77777777" w:rsidR="00DD2CDC" w:rsidRPr="00DD2CDC" w:rsidRDefault="00DD2CDC" w:rsidP="00DD2CDC">
      <w:r w:rsidRPr="00DD2CDC">
        <w:t>ADD CONSTRAINT fkmatkulkrs</w:t>
      </w:r>
    </w:p>
    <w:p w14:paraId="7ACEC1D9" w14:textId="77777777" w:rsidR="00DD2CDC" w:rsidRPr="00DD2CDC" w:rsidRDefault="00DD2CDC" w:rsidP="00DD2CDC">
      <w:r w:rsidRPr="00DD2CDC">
        <w:t>FOREIGN KEY(KD_matakul)</w:t>
      </w:r>
    </w:p>
    <w:p w14:paraId="68EF8C01" w14:textId="77777777" w:rsidR="00DD2CDC" w:rsidRDefault="00DD2CDC" w:rsidP="00DD2CDC">
      <w:r w:rsidRPr="00DD2CDC">
        <w:t>REFERENCES matkul25550032(KD_matkul);</w:t>
      </w:r>
    </w:p>
    <w:p w14:paraId="4A3C034C" w14:textId="1243024B" w:rsidR="0014344F" w:rsidRPr="0014344F" w:rsidRDefault="0014344F" w:rsidP="0014344F">
      <w:r w:rsidRPr="0014344F">
        <w:rPr>
          <w:noProof/>
        </w:rPr>
        <w:lastRenderedPageBreak/>
        <w:drawing>
          <wp:inline distT="0" distB="0" distL="0" distR="0" wp14:anchorId="086949AC" wp14:editId="792CEC61">
            <wp:extent cx="5731510" cy="3223895"/>
            <wp:effectExtent l="0" t="0" r="2540" b="0"/>
            <wp:docPr id="15813408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E0F0" w14:textId="027BB468" w:rsidR="0014344F" w:rsidRPr="0014344F" w:rsidRDefault="0014344F" w:rsidP="0014344F">
      <w:r w:rsidRPr="0014344F">
        <w:rPr>
          <w:noProof/>
        </w:rPr>
        <w:drawing>
          <wp:inline distT="0" distB="0" distL="0" distR="0" wp14:anchorId="171F242F" wp14:editId="7D888395">
            <wp:extent cx="5731510" cy="3223895"/>
            <wp:effectExtent l="0" t="0" r="2540" b="0"/>
            <wp:docPr id="12223992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42CAC" w14:textId="17EED3C7" w:rsidR="0014344F" w:rsidRDefault="0014344F" w:rsidP="0014344F"/>
    <w:p w14:paraId="73F0CFEE" w14:textId="5F2B146F" w:rsidR="0014344F" w:rsidRPr="00DD2CDC" w:rsidRDefault="0014344F" w:rsidP="00DD2CDC">
      <w:r w:rsidRPr="0014344F">
        <w:rPr>
          <w:noProof/>
        </w:rPr>
        <w:lastRenderedPageBreak/>
        <w:drawing>
          <wp:inline distT="0" distB="0" distL="0" distR="0" wp14:anchorId="023850DF" wp14:editId="04E9199E">
            <wp:extent cx="5731510" cy="3223895"/>
            <wp:effectExtent l="0" t="0" r="2540" b="0"/>
            <wp:docPr id="19151880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AEB0A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Penjelasan</w:t>
      </w:r>
    </w:p>
    <w:p w14:paraId="1177AEF6" w14:textId="77777777" w:rsidR="00DD2CDC" w:rsidRPr="00DD2CDC" w:rsidRDefault="00DD2CDC" w:rsidP="00DD2CDC">
      <w:pPr>
        <w:numPr>
          <w:ilvl w:val="0"/>
          <w:numId w:val="21"/>
        </w:numPr>
      </w:pPr>
      <w:r w:rsidRPr="00DD2CDC">
        <w:t>Membuat foreign key fkmatkulkrs.</w:t>
      </w:r>
    </w:p>
    <w:p w14:paraId="377FBC0E" w14:textId="77777777" w:rsidR="00DD2CDC" w:rsidRPr="00DD2CDC" w:rsidRDefault="00DD2CDC" w:rsidP="00DD2CDC">
      <w:pPr>
        <w:numPr>
          <w:ilvl w:val="0"/>
          <w:numId w:val="21"/>
        </w:numPr>
      </w:pPr>
      <w:r w:rsidRPr="00DD2CDC">
        <w:t>Field KD_matakul pada tabel krs25550032 terhubung dengan KD_matkul pada tabel matkul25550032.</w:t>
      </w:r>
    </w:p>
    <w:p w14:paraId="3A5E30C4" w14:textId="77777777" w:rsidR="00DD2CDC" w:rsidRPr="00DD2CDC" w:rsidRDefault="00AA4C46" w:rsidP="00DD2CDC">
      <w:r>
        <w:rPr>
          <w:noProof/>
        </w:rPr>
        <w:pict w14:anchorId="0CA5D95B">
          <v:rect id="_x0000_i1029" style="width:0;height:1.5pt" o:hralign="center" o:hrstd="t" o:hr="t" fillcolor="#a0a0a0" stroked="f"/>
        </w:pict>
      </w:r>
    </w:p>
    <w:p w14:paraId="4A819436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Relasi nilai25550032 → mahasiswa25550032</w:t>
      </w:r>
    </w:p>
    <w:p w14:paraId="681FC09E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Sintaks SQL</w:t>
      </w:r>
    </w:p>
    <w:p w14:paraId="252D67E8" w14:textId="77777777" w:rsidR="00DD2CDC" w:rsidRPr="00DD2CDC" w:rsidRDefault="00DD2CDC" w:rsidP="00DD2CDC">
      <w:r w:rsidRPr="00DD2CDC">
        <w:t>ALTER TABLE nilai25550032</w:t>
      </w:r>
    </w:p>
    <w:p w14:paraId="59F80872" w14:textId="77777777" w:rsidR="00DD2CDC" w:rsidRPr="00DD2CDC" w:rsidRDefault="00DD2CDC" w:rsidP="00DD2CDC">
      <w:r w:rsidRPr="00DD2CDC">
        <w:t>ADD CONSTRAINT fknilaimahasiswa</w:t>
      </w:r>
    </w:p>
    <w:p w14:paraId="1B68DD1A" w14:textId="77777777" w:rsidR="00DD2CDC" w:rsidRPr="00DD2CDC" w:rsidRDefault="00DD2CDC" w:rsidP="00DD2CDC">
      <w:r w:rsidRPr="00DD2CDC">
        <w:t xml:space="preserve">FOREIGN </w:t>
      </w:r>
      <w:proofErr w:type="gramStart"/>
      <w:r w:rsidRPr="00DD2CDC">
        <w:t>KEY(</w:t>
      </w:r>
      <w:proofErr w:type="gramEnd"/>
      <w:r w:rsidRPr="00DD2CDC">
        <w:t>nim)</w:t>
      </w:r>
    </w:p>
    <w:p w14:paraId="20F6E033" w14:textId="77777777" w:rsidR="00DD2CDC" w:rsidRDefault="00DD2CDC" w:rsidP="00DD2CDC">
      <w:r w:rsidRPr="00DD2CDC">
        <w:t>REFERENCES mahasiswa25550032(nim);</w:t>
      </w:r>
    </w:p>
    <w:p w14:paraId="56CED014" w14:textId="606CBFDF" w:rsidR="0014344F" w:rsidRPr="0014344F" w:rsidRDefault="0014344F" w:rsidP="0014344F">
      <w:r w:rsidRPr="0014344F">
        <w:rPr>
          <w:noProof/>
        </w:rPr>
        <w:lastRenderedPageBreak/>
        <w:drawing>
          <wp:inline distT="0" distB="0" distL="0" distR="0" wp14:anchorId="65A06EFD" wp14:editId="4DB3C714">
            <wp:extent cx="5731510" cy="3223895"/>
            <wp:effectExtent l="0" t="0" r="2540" b="0"/>
            <wp:docPr id="6846760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D198F" w14:textId="692B1DED" w:rsidR="0014344F" w:rsidRPr="0014344F" w:rsidRDefault="0014344F" w:rsidP="0014344F">
      <w:r w:rsidRPr="0014344F">
        <w:rPr>
          <w:noProof/>
        </w:rPr>
        <w:drawing>
          <wp:inline distT="0" distB="0" distL="0" distR="0" wp14:anchorId="07DEA8C4" wp14:editId="1C178771">
            <wp:extent cx="5731510" cy="3223895"/>
            <wp:effectExtent l="0" t="0" r="2540" b="0"/>
            <wp:docPr id="14582296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7240" w14:textId="2323CCAF" w:rsidR="0014344F" w:rsidRPr="00DD2CDC" w:rsidRDefault="0014344F" w:rsidP="00DD2CDC">
      <w:r w:rsidRPr="0014344F">
        <w:rPr>
          <w:noProof/>
        </w:rPr>
        <w:lastRenderedPageBreak/>
        <w:drawing>
          <wp:inline distT="0" distB="0" distL="0" distR="0" wp14:anchorId="297B6EE1" wp14:editId="3547BC82">
            <wp:extent cx="5731510" cy="3223895"/>
            <wp:effectExtent l="0" t="0" r="2540" b="0"/>
            <wp:docPr id="3485810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3CF62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Penjelasan</w:t>
      </w:r>
    </w:p>
    <w:p w14:paraId="3F37A7B0" w14:textId="77777777" w:rsidR="00DD2CDC" w:rsidRPr="00DD2CDC" w:rsidRDefault="00DD2CDC" w:rsidP="00DD2CDC">
      <w:pPr>
        <w:numPr>
          <w:ilvl w:val="0"/>
          <w:numId w:val="22"/>
        </w:numPr>
      </w:pPr>
      <w:r w:rsidRPr="00DD2CDC">
        <w:t>Membuat foreign key fknilaimahasiswa.</w:t>
      </w:r>
    </w:p>
    <w:p w14:paraId="5528D08B" w14:textId="77777777" w:rsidR="00DD2CDC" w:rsidRPr="00DD2CDC" w:rsidRDefault="00DD2CDC" w:rsidP="00DD2CDC">
      <w:pPr>
        <w:numPr>
          <w:ilvl w:val="0"/>
          <w:numId w:val="22"/>
        </w:numPr>
      </w:pPr>
      <w:r w:rsidRPr="00DD2CDC">
        <w:t>Field nim pada tabel nilai25550032 terhubung dengan nim pada tabel mahasiswa25550032.</w:t>
      </w:r>
    </w:p>
    <w:p w14:paraId="19D55AE3" w14:textId="77777777" w:rsidR="00DD2CDC" w:rsidRPr="00DD2CDC" w:rsidRDefault="00AA4C46" w:rsidP="00DD2CDC">
      <w:r>
        <w:rPr>
          <w:noProof/>
        </w:rPr>
        <w:pict w14:anchorId="519042C3">
          <v:rect id="_x0000_i1030" style="width:0;height:1.5pt" o:hralign="center" o:hrstd="t" o:hr="t" fillcolor="#a0a0a0" stroked="f"/>
        </w:pict>
      </w:r>
    </w:p>
    <w:p w14:paraId="290C69A5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Relasi nilai25550032 → matkul25550032</w:t>
      </w:r>
    </w:p>
    <w:p w14:paraId="5C3D94BD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Sintaks SQL</w:t>
      </w:r>
    </w:p>
    <w:p w14:paraId="41800089" w14:textId="77777777" w:rsidR="00DD2CDC" w:rsidRPr="00DD2CDC" w:rsidRDefault="00DD2CDC" w:rsidP="00DD2CDC">
      <w:r w:rsidRPr="00DD2CDC">
        <w:t>ALTER TABLE nilai25550032</w:t>
      </w:r>
    </w:p>
    <w:p w14:paraId="66A1547E" w14:textId="77777777" w:rsidR="00DD2CDC" w:rsidRPr="00DD2CDC" w:rsidRDefault="00DD2CDC" w:rsidP="00DD2CDC">
      <w:r w:rsidRPr="00DD2CDC">
        <w:t>ADD CONSTRAINT fknilaimatkul</w:t>
      </w:r>
    </w:p>
    <w:p w14:paraId="563365FA" w14:textId="77777777" w:rsidR="00DD2CDC" w:rsidRPr="00DD2CDC" w:rsidRDefault="00DD2CDC" w:rsidP="00DD2CDC">
      <w:r w:rsidRPr="00DD2CDC">
        <w:t>FOREIGN KEY(KD_matakul)</w:t>
      </w:r>
    </w:p>
    <w:p w14:paraId="0CDBF97F" w14:textId="2F701557" w:rsidR="00DD2CDC" w:rsidRDefault="00DD2CDC" w:rsidP="0014344F">
      <w:pPr>
        <w:tabs>
          <w:tab w:val="left" w:pos="5109"/>
        </w:tabs>
      </w:pPr>
      <w:r w:rsidRPr="00DD2CDC">
        <w:t>REFERENCES matkul25550032(KD_matkul);</w:t>
      </w:r>
      <w:r w:rsidR="0014344F">
        <w:tab/>
      </w:r>
    </w:p>
    <w:p w14:paraId="4635A369" w14:textId="040239F7" w:rsidR="0014344F" w:rsidRPr="0014344F" w:rsidRDefault="0014344F" w:rsidP="0014344F">
      <w:pPr>
        <w:tabs>
          <w:tab w:val="left" w:pos="5109"/>
        </w:tabs>
      </w:pPr>
      <w:r w:rsidRPr="0014344F">
        <w:rPr>
          <w:noProof/>
        </w:rPr>
        <w:lastRenderedPageBreak/>
        <w:drawing>
          <wp:inline distT="0" distB="0" distL="0" distR="0" wp14:anchorId="23A32E58" wp14:editId="74FD5235">
            <wp:extent cx="5731510" cy="3223895"/>
            <wp:effectExtent l="0" t="0" r="2540" b="0"/>
            <wp:docPr id="135078378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8490" w14:textId="06574DC6" w:rsidR="0014344F" w:rsidRPr="0014344F" w:rsidRDefault="0014344F" w:rsidP="0014344F">
      <w:pPr>
        <w:tabs>
          <w:tab w:val="left" w:pos="5109"/>
        </w:tabs>
      </w:pPr>
      <w:r w:rsidRPr="0014344F">
        <w:rPr>
          <w:noProof/>
        </w:rPr>
        <w:drawing>
          <wp:inline distT="0" distB="0" distL="0" distR="0" wp14:anchorId="637032CB" wp14:editId="28B2F8BE">
            <wp:extent cx="5731510" cy="3223895"/>
            <wp:effectExtent l="0" t="0" r="2540" b="0"/>
            <wp:docPr id="14453654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91726" w14:textId="6CFC492B" w:rsidR="0014344F" w:rsidRPr="00DD2CDC" w:rsidRDefault="0014344F" w:rsidP="0014344F">
      <w:pPr>
        <w:tabs>
          <w:tab w:val="left" w:pos="5109"/>
        </w:tabs>
      </w:pPr>
      <w:r w:rsidRPr="0014344F">
        <w:rPr>
          <w:noProof/>
        </w:rPr>
        <w:lastRenderedPageBreak/>
        <w:drawing>
          <wp:inline distT="0" distB="0" distL="0" distR="0" wp14:anchorId="33CFB1CE" wp14:editId="4EA4F0B4">
            <wp:extent cx="5731510" cy="3223895"/>
            <wp:effectExtent l="0" t="0" r="2540" b="0"/>
            <wp:docPr id="210416719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F3029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Penjelasan</w:t>
      </w:r>
    </w:p>
    <w:p w14:paraId="71E7897B" w14:textId="77777777" w:rsidR="00DD2CDC" w:rsidRPr="00DD2CDC" w:rsidRDefault="00DD2CDC" w:rsidP="00DD2CDC">
      <w:pPr>
        <w:numPr>
          <w:ilvl w:val="0"/>
          <w:numId w:val="23"/>
        </w:numPr>
      </w:pPr>
      <w:r w:rsidRPr="00DD2CDC">
        <w:t>Membuat foreign key fknilaimatkul.</w:t>
      </w:r>
    </w:p>
    <w:p w14:paraId="5A9225CC" w14:textId="77777777" w:rsidR="00DD2CDC" w:rsidRPr="00DD2CDC" w:rsidRDefault="00DD2CDC" w:rsidP="00DD2CDC">
      <w:pPr>
        <w:numPr>
          <w:ilvl w:val="0"/>
          <w:numId w:val="23"/>
        </w:numPr>
      </w:pPr>
      <w:r w:rsidRPr="00DD2CDC">
        <w:t>Field KD_matakul pada tabel nilai25550032 terhubung dengan KD_matkul pada tabel matkul25550032.</w:t>
      </w:r>
    </w:p>
    <w:p w14:paraId="33C0F587" w14:textId="77777777" w:rsidR="00DD2CDC" w:rsidRPr="00DD2CDC" w:rsidRDefault="00AA4C46" w:rsidP="00DD2CDC">
      <w:r>
        <w:rPr>
          <w:noProof/>
        </w:rPr>
        <w:pict w14:anchorId="265E105A">
          <v:rect id="_x0000_i1031" style="width:0;height:1.5pt" o:hralign="center" o:hrstd="t" o:hr="t" fillcolor="#a0a0a0" stroked="f"/>
        </w:pict>
      </w:r>
    </w:p>
    <w:p w14:paraId="0C97FD89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Tuple Relational Calculus (TRC)</w:t>
      </w:r>
    </w:p>
    <w:p w14:paraId="3DE61ACE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Pengertian</w:t>
      </w:r>
    </w:p>
    <w:p w14:paraId="3F9F26DB" w14:textId="77777777" w:rsidR="00DD2CDC" w:rsidRPr="00DD2CDC" w:rsidRDefault="00DD2CDC" w:rsidP="00DD2CDC">
      <w:r w:rsidRPr="00DD2CDC">
        <w:t>TRC adalah query relasional yang menggunakan logika orde pertama (</w:t>
      </w:r>
      <w:r w:rsidRPr="00DD2CDC">
        <w:rPr>
          <w:i/>
          <w:iCs/>
        </w:rPr>
        <w:t>First Order Logic</w:t>
      </w:r>
      <w:r w:rsidRPr="00DD2CDC">
        <w:t>) dan dapat digabungkan dengan operator:</w:t>
      </w:r>
    </w:p>
    <w:p w14:paraId="57A2671D" w14:textId="77777777" w:rsidR="00DD2CDC" w:rsidRPr="00DD2CDC" w:rsidRDefault="00DD2CDC" w:rsidP="00DD2CDC">
      <w:pPr>
        <w:numPr>
          <w:ilvl w:val="0"/>
          <w:numId w:val="24"/>
        </w:numPr>
      </w:pPr>
      <w:r w:rsidRPr="00DD2CDC">
        <w:t>AND</w:t>
      </w:r>
    </w:p>
    <w:p w14:paraId="0C5AAF49" w14:textId="77777777" w:rsidR="00DD2CDC" w:rsidRPr="00DD2CDC" w:rsidRDefault="00DD2CDC" w:rsidP="00DD2CDC">
      <w:pPr>
        <w:numPr>
          <w:ilvl w:val="0"/>
          <w:numId w:val="24"/>
        </w:numPr>
      </w:pPr>
      <w:r w:rsidRPr="00DD2CDC">
        <w:t>OR</w:t>
      </w:r>
    </w:p>
    <w:p w14:paraId="0E033EA4" w14:textId="77777777" w:rsidR="00DD2CDC" w:rsidRPr="00DD2CDC" w:rsidRDefault="00DD2CDC" w:rsidP="00DD2CDC">
      <w:pPr>
        <w:numPr>
          <w:ilvl w:val="0"/>
          <w:numId w:val="24"/>
        </w:numPr>
      </w:pPr>
      <w:r w:rsidRPr="00DD2CDC">
        <w:t>NOT</w:t>
      </w:r>
    </w:p>
    <w:p w14:paraId="2D86D91E" w14:textId="77777777" w:rsidR="00DD2CDC" w:rsidRPr="00DD2CDC" w:rsidRDefault="00AA4C46" w:rsidP="00DD2CDC">
      <w:r>
        <w:rPr>
          <w:noProof/>
        </w:rPr>
        <w:pict w14:anchorId="01A61A8D">
          <v:rect id="_x0000_i1032" style="width:0;height:1.5pt" o:hralign="center" o:hrstd="t" o:hr="t" fillcolor="#a0a0a0" stroked="f"/>
        </w:pict>
      </w:r>
    </w:p>
    <w:p w14:paraId="29442EF0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Contoh Query TRC Database Kasir</w:t>
      </w:r>
    </w:p>
    <w:p w14:paraId="37C97B43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1. Barang dengan stok di bawah 100 dan harga di bawah 10.000</w:t>
      </w:r>
    </w:p>
    <w:p w14:paraId="478A9D85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Sintaks SQL</w:t>
      </w:r>
    </w:p>
    <w:p w14:paraId="2BC9CB8A" w14:textId="77777777" w:rsidR="00DD2CDC" w:rsidRPr="00DD2CDC" w:rsidRDefault="00DD2CDC" w:rsidP="00DD2CDC">
      <w:r w:rsidRPr="00DD2CDC">
        <w:t>SELECT BRG.nama, BRG.jumlah, BRG.harga</w:t>
      </w:r>
    </w:p>
    <w:p w14:paraId="779226E6" w14:textId="77777777" w:rsidR="00DD2CDC" w:rsidRPr="00DD2CDC" w:rsidRDefault="00DD2CDC" w:rsidP="00DD2CDC">
      <w:r w:rsidRPr="00DD2CDC">
        <w:t>FROM barang25550032 BRG</w:t>
      </w:r>
    </w:p>
    <w:p w14:paraId="3CEB477B" w14:textId="77777777" w:rsidR="00DD2CDC" w:rsidRPr="00DD2CDC" w:rsidRDefault="00DD2CDC" w:rsidP="00DD2CDC">
      <w:r w:rsidRPr="00DD2CDC">
        <w:lastRenderedPageBreak/>
        <w:t>WHERE BRG.jumlah &lt; 100</w:t>
      </w:r>
    </w:p>
    <w:p w14:paraId="29221253" w14:textId="77777777" w:rsidR="00DD2CDC" w:rsidRDefault="00DD2CDC" w:rsidP="00DD2CDC">
      <w:r w:rsidRPr="00DD2CDC">
        <w:t>AND BRG.harga &lt; 10000;</w:t>
      </w:r>
    </w:p>
    <w:p w14:paraId="1E339774" w14:textId="56CC4EFF" w:rsidR="0014344F" w:rsidRPr="00DD2CDC" w:rsidRDefault="00F740A2" w:rsidP="00DD2CDC">
      <w:r w:rsidRPr="00F740A2">
        <w:rPr>
          <w:noProof/>
        </w:rPr>
        <w:drawing>
          <wp:inline distT="0" distB="0" distL="0" distR="0" wp14:anchorId="6A1B1F46" wp14:editId="29737D91">
            <wp:extent cx="5731510" cy="3223895"/>
            <wp:effectExtent l="0" t="0" r="2540" b="0"/>
            <wp:docPr id="138047066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5CF6C" w14:textId="77777777" w:rsidR="00DD2CDC" w:rsidRPr="00DD2CDC" w:rsidRDefault="00AA4C46" w:rsidP="00DD2CDC">
      <w:r>
        <w:rPr>
          <w:noProof/>
        </w:rPr>
        <w:pict w14:anchorId="5C553C22">
          <v:rect id="_x0000_i1033" style="width:0;height:1.5pt" o:hralign="center" o:hrstd="t" o:hr="t" fillcolor="#a0a0a0" stroked="f"/>
        </w:pict>
      </w:r>
    </w:p>
    <w:p w14:paraId="149330D6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2. Barang jenis J002 dengan harga ≤ 2500</w:t>
      </w:r>
    </w:p>
    <w:p w14:paraId="6DC549F8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Sintaks SQL</w:t>
      </w:r>
    </w:p>
    <w:p w14:paraId="44B3B331" w14:textId="77777777" w:rsidR="00DD2CDC" w:rsidRPr="00DD2CDC" w:rsidRDefault="00DD2CDC" w:rsidP="00DD2CDC">
      <w:r w:rsidRPr="00DD2CDC">
        <w:t>SELECT BRG.kode, BRG.nama, BRG.jenis</w:t>
      </w:r>
    </w:p>
    <w:p w14:paraId="3CEE41A2" w14:textId="77777777" w:rsidR="00DD2CDC" w:rsidRPr="00DD2CDC" w:rsidRDefault="00DD2CDC" w:rsidP="00DD2CDC">
      <w:r w:rsidRPr="00DD2CDC">
        <w:t>FROM barang25550032 BRG</w:t>
      </w:r>
    </w:p>
    <w:p w14:paraId="1B58ADBC" w14:textId="77777777" w:rsidR="00DD2CDC" w:rsidRPr="00DD2CDC" w:rsidRDefault="00DD2CDC" w:rsidP="00DD2CDC">
      <w:r w:rsidRPr="00DD2CDC">
        <w:t>WHERE BRG.jenis = 'J002'</w:t>
      </w:r>
    </w:p>
    <w:p w14:paraId="340DBC85" w14:textId="77777777" w:rsidR="00DD2CDC" w:rsidRDefault="00DD2CDC" w:rsidP="00DD2CDC">
      <w:r w:rsidRPr="00DD2CDC">
        <w:t>AND BRG.harga &lt;= 2500;</w:t>
      </w:r>
    </w:p>
    <w:p w14:paraId="7BCF85EE" w14:textId="76FF7622" w:rsidR="0014344F" w:rsidRPr="00DD2CDC" w:rsidRDefault="0014344F" w:rsidP="00DD2CDC">
      <w:r w:rsidRPr="0014344F">
        <w:rPr>
          <w:noProof/>
        </w:rPr>
        <w:lastRenderedPageBreak/>
        <w:drawing>
          <wp:inline distT="0" distB="0" distL="0" distR="0" wp14:anchorId="44431B8B" wp14:editId="13E3E922">
            <wp:extent cx="5731510" cy="3223895"/>
            <wp:effectExtent l="0" t="0" r="2540" b="0"/>
            <wp:docPr id="7079025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60F23" w14:textId="77777777" w:rsidR="00DD2CDC" w:rsidRPr="00DD2CDC" w:rsidRDefault="00AA4C46" w:rsidP="00DD2CDC">
      <w:r>
        <w:rPr>
          <w:noProof/>
        </w:rPr>
        <w:pict w14:anchorId="4CF0C4EF">
          <v:rect id="_x0000_i1034" style="width:0;height:1.5pt" o:hralign="center" o:hrstd="t" o:hr="t" fillcolor="#a0a0a0" stroked="f"/>
        </w:pict>
      </w:r>
    </w:p>
    <w:p w14:paraId="197F7CDF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3. Barang dari penjual PJ002 dengan jumlah &gt; 30</w:t>
      </w:r>
    </w:p>
    <w:p w14:paraId="4AE6319B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Sintaks SQL</w:t>
      </w:r>
    </w:p>
    <w:p w14:paraId="7C09E2CB" w14:textId="77777777" w:rsidR="00DD2CDC" w:rsidRPr="00DD2CDC" w:rsidRDefault="00DD2CDC" w:rsidP="00DD2CDC">
      <w:r w:rsidRPr="00DD2CDC">
        <w:t xml:space="preserve">SELECT </w:t>
      </w:r>
      <w:proofErr w:type="gramStart"/>
      <w:r w:rsidRPr="00DD2CDC">
        <w:t>BL.kode</w:t>
      </w:r>
      <w:proofErr w:type="gramEnd"/>
      <w:r w:rsidRPr="00DD2CDC">
        <w:t>, BL.barang, BL.jumlah</w:t>
      </w:r>
    </w:p>
    <w:p w14:paraId="224E7DA2" w14:textId="77777777" w:rsidR="00DD2CDC" w:rsidRPr="00DD2CDC" w:rsidRDefault="00DD2CDC" w:rsidP="00DD2CDC">
      <w:r w:rsidRPr="00DD2CDC">
        <w:t>FROM beli25550032 BL</w:t>
      </w:r>
    </w:p>
    <w:p w14:paraId="38367B4E" w14:textId="77777777" w:rsidR="00DD2CDC" w:rsidRPr="00DD2CDC" w:rsidRDefault="00DD2CDC" w:rsidP="00DD2CDC">
      <w:r w:rsidRPr="00DD2CDC">
        <w:t xml:space="preserve">WHERE </w:t>
      </w:r>
      <w:proofErr w:type="gramStart"/>
      <w:r w:rsidRPr="00DD2CDC">
        <w:t>BL.penjual</w:t>
      </w:r>
      <w:proofErr w:type="gramEnd"/>
      <w:r w:rsidRPr="00DD2CDC">
        <w:t xml:space="preserve"> = 'PJ002'</w:t>
      </w:r>
    </w:p>
    <w:p w14:paraId="1D2535CE" w14:textId="77777777" w:rsidR="00DD2CDC" w:rsidRDefault="00DD2CDC" w:rsidP="00DD2CDC">
      <w:r w:rsidRPr="00DD2CDC">
        <w:t xml:space="preserve">AND </w:t>
      </w:r>
      <w:proofErr w:type="gramStart"/>
      <w:r w:rsidRPr="00DD2CDC">
        <w:t>BL.jumlah</w:t>
      </w:r>
      <w:proofErr w:type="gramEnd"/>
      <w:r w:rsidRPr="00DD2CDC">
        <w:t xml:space="preserve"> &gt; 30;</w:t>
      </w:r>
    </w:p>
    <w:p w14:paraId="60C656DC" w14:textId="356AC639" w:rsidR="00126484" w:rsidRPr="00DD2CDC" w:rsidRDefault="00126484" w:rsidP="00DD2CDC">
      <w:r w:rsidRPr="00126484">
        <w:rPr>
          <w:noProof/>
        </w:rPr>
        <w:drawing>
          <wp:inline distT="0" distB="0" distL="0" distR="0" wp14:anchorId="410CD53A" wp14:editId="0EC41846">
            <wp:extent cx="5731510" cy="3223895"/>
            <wp:effectExtent l="0" t="0" r="2540" b="0"/>
            <wp:docPr id="105161300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EAD7" w14:textId="77777777" w:rsidR="00DD2CDC" w:rsidRPr="00DD2CDC" w:rsidRDefault="00AA4C46" w:rsidP="00DD2CDC">
      <w:r>
        <w:rPr>
          <w:noProof/>
        </w:rPr>
        <w:lastRenderedPageBreak/>
        <w:pict w14:anchorId="4BBFEF4C">
          <v:rect id="_x0000_i1035" style="width:0;height:1.5pt" o:hralign="center" o:hrstd="t" o:hr="t" fillcolor="#a0a0a0" stroked="f"/>
        </w:pict>
      </w:r>
    </w:p>
    <w:p w14:paraId="5A770D20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4. Pembeli perempuan dari kota Bekasi</w:t>
      </w:r>
    </w:p>
    <w:p w14:paraId="243F685B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Sintaks SQL</w:t>
      </w:r>
    </w:p>
    <w:p w14:paraId="2F933BD5" w14:textId="77777777" w:rsidR="00DD2CDC" w:rsidRPr="00DD2CDC" w:rsidRDefault="00DD2CDC" w:rsidP="00DD2CDC">
      <w:r w:rsidRPr="00DD2CDC">
        <w:t>SELECT PBL.kode, PBL.nama, PBL.alamat</w:t>
      </w:r>
    </w:p>
    <w:p w14:paraId="3E6B2CE0" w14:textId="77777777" w:rsidR="00DD2CDC" w:rsidRPr="00DD2CDC" w:rsidRDefault="00DD2CDC" w:rsidP="00DD2CDC">
      <w:r w:rsidRPr="00DD2CDC">
        <w:t>FROM pembeli25550032 PBL</w:t>
      </w:r>
    </w:p>
    <w:p w14:paraId="30A566B1" w14:textId="77777777" w:rsidR="00DD2CDC" w:rsidRPr="00DD2CDC" w:rsidRDefault="00DD2CDC" w:rsidP="00DD2CDC">
      <w:r w:rsidRPr="00DD2CDC">
        <w:t>WHERE PBL.kota = 'Bekasi'</w:t>
      </w:r>
    </w:p>
    <w:p w14:paraId="54615B8F" w14:textId="77777777" w:rsidR="00DD2CDC" w:rsidRDefault="00DD2CDC" w:rsidP="00DD2CDC">
      <w:r w:rsidRPr="00DD2CDC">
        <w:t>AND PBL.jeniskelamin = 'P';</w:t>
      </w:r>
    </w:p>
    <w:p w14:paraId="1CC881C9" w14:textId="5FCFE18C" w:rsidR="00126484" w:rsidRPr="00DD2CDC" w:rsidRDefault="00126484" w:rsidP="00DD2CDC">
      <w:r w:rsidRPr="00126484">
        <w:rPr>
          <w:noProof/>
        </w:rPr>
        <w:drawing>
          <wp:inline distT="0" distB="0" distL="0" distR="0" wp14:anchorId="243BF6F8" wp14:editId="5A4B1DD3">
            <wp:extent cx="5731510" cy="3223895"/>
            <wp:effectExtent l="0" t="0" r="2540" b="0"/>
            <wp:docPr id="60630436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24CD3" w14:textId="77777777" w:rsidR="00DD2CDC" w:rsidRPr="00DD2CDC" w:rsidRDefault="00AA4C46" w:rsidP="00DD2CDC">
      <w:r>
        <w:rPr>
          <w:noProof/>
        </w:rPr>
        <w:pict w14:anchorId="1D4C14B9">
          <v:rect id="_x0000_i1036" style="width:0;height:1.5pt" o:hralign="center" o:hrstd="t" o:hr="t" fillcolor="#a0a0a0" stroked="f"/>
        </w:pict>
      </w:r>
    </w:p>
    <w:p w14:paraId="114A0642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5. Barang yang dibeli oleh pembeli D0004 dengan jumlah &lt; 20</w:t>
      </w:r>
    </w:p>
    <w:p w14:paraId="5FDED004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Sintaks SQL</w:t>
      </w:r>
    </w:p>
    <w:p w14:paraId="01DF1295" w14:textId="77777777" w:rsidR="00DD2CDC" w:rsidRPr="00DD2CDC" w:rsidRDefault="00DD2CDC" w:rsidP="00DD2CDC">
      <w:r w:rsidRPr="00DD2CDC">
        <w:t xml:space="preserve">SELECT </w:t>
      </w:r>
      <w:proofErr w:type="gramStart"/>
      <w:r w:rsidRPr="00DD2CDC">
        <w:t>JL.kode</w:t>
      </w:r>
      <w:proofErr w:type="gramEnd"/>
      <w:r w:rsidRPr="00DD2CDC">
        <w:t>, JL.barang, JL.jumlah</w:t>
      </w:r>
    </w:p>
    <w:p w14:paraId="65D88B89" w14:textId="77777777" w:rsidR="00DD2CDC" w:rsidRPr="00DD2CDC" w:rsidRDefault="00DD2CDC" w:rsidP="00DD2CDC">
      <w:r w:rsidRPr="00DD2CDC">
        <w:t>FROM jual25550032 JL</w:t>
      </w:r>
    </w:p>
    <w:p w14:paraId="3F6DE375" w14:textId="77777777" w:rsidR="00DD2CDC" w:rsidRPr="00DD2CDC" w:rsidRDefault="00DD2CDC" w:rsidP="00DD2CDC">
      <w:r w:rsidRPr="00DD2CDC">
        <w:t xml:space="preserve">WHERE </w:t>
      </w:r>
      <w:proofErr w:type="gramStart"/>
      <w:r w:rsidRPr="00DD2CDC">
        <w:t>JL.pembeli</w:t>
      </w:r>
      <w:proofErr w:type="gramEnd"/>
      <w:r w:rsidRPr="00DD2CDC">
        <w:t xml:space="preserve"> = 'D0004'</w:t>
      </w:r>
    </w:p>
    <w:p w14:paraId="75BBE46E" w14:textId="77777777" w:rsidR="00DD2CDC" w:rsidRDefault="00DD2CDC" w:rsidP="00DD2CDC">
      <w:r w:rsidRPr="00DD2CDC">
        <w:t xml:space="preserve">AND </w:t>
      </w:r>
      <w:proofErr w:type="gramStart"/>
      <w:r w:rsidRPr="00DD2CDC">
        <w:t>JL.jumlah</w:t>
      </w:r>
      <w:proofErr w:type="gramEnd"/>
      <w:r w:rsidRPr="00DD2CDC">
        <w:t xml:space="preserve"> &lt; 20;</w:t>
      </w:r>
    </w:p>
    <w:p w14:paraId="1293DFC8" w14:textId="17DD7435" w:rsidR="00126484" w:rsidRPr="00DD2CDC" w:rsidRDefault="00126484" w:rsidP="00DD2CDC">
      <w:r w:rsidRPr="00126484">
        <w:rPr>
          <w:noProof/>
        </w:rPr>
        <w:lastRenderedPageBreak/>
        <w:drawing>
          <wp:inline distT="0" distB="0" distL="0" distR="0" wp14:anchorId="31684B6C" wp14:editId="766D4DB5">
            <wp:extent cx="5731510" cy="3223895"/>
            <wp:effectExtent l="0" t="0" r="2540" b="0"/>
            <wp:docPr id="160846267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74380" w14:textId="77777777" w:rsidR="00DD2CDC" w:rsidRPr="00DD2CDC" w:rsidRDefault="00AA4C46" w:rsidP="00DD2CDC">
      <w:r>
        <w:rPr>
          <w:noProof/>
        </w:rPr>
        <w:pict w14:anchorId="0AC3B615">
          <v:rect id="_x0000_i1037" style="width:0;height:1.5pt" o:hralign="center" o:hrstd="t" o:hr="t" fillcolor="#a0a0a0" stroked="f"/>
        </w:pict>
      </w:r>
    </w:p>
    <w:p w14:paraId="172562F0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Contoh Query TRC Database Siakad</w:t>
      </w:r>
    </w:p>
    <w:p w14:paraId="10515813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1. Mencari dosen berdasarkan NIDN</w:t>
      </w:r>
    </w:p>
    <w:p w14:paraId="1BAC7DF0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Sintaks SQL</w:t>
      </w:r>
    </w:p>
    <w:p w14:paraId="43681A08" w14:textId="77777777" w:rsidR="00DD2CDC" w:rsidRPr="00DD2CDC" w:rsidRDefault="00DD2CDC" w:rsidP="00DD2CDC">
      <w:r w:rsidRPr="00DD2CDC">
        <w:t>SELECT *</w:t>
      </w:r>
    </w:p>
    <w:p w14:paraId="0BBB8771" w14:textId="77777777" w:rsidR="00DD2CDC" w:rsidRPr="00DD2CDC" w:rsidRDefault="00DD2CDC" w:rsidP="00DD2CDC">
      <w:r w:rsidRPr="00DD2CDC">
        <w:t>FROM dosen25550032 Ds</w:t>
      </w:r>
    </w:p>
    <w:p w14:paraId="3447A80F" w14:textId="77777777" w:rsidR="00DD2CDC" w:rsidRDefault="00DD2CDC" w:rsidP="00DD2CDC">
      <w:r w:rsidRPr="00DD2CDC">
        <w:t xml:space="preserve">WHERE </w:t>
      </w:r>
      <w:proofErr w:type="gramStart"/>
      <w:r w:rsidRPr="00DD2CDC">
        <w:t>Ds.NIDN</w:t>
      </w:r>
      <w:proofErr w:type="gramEnd"/>
      <w:r w:rsidRPr="00DD2CDC">
        <w:t xml:space="preserve"> = '6062602';</w:t>
      </w:r>
    </w:p>
    <w:p w14:paraId="48ACE94E" w14:textId="524187E6" w:rsidR="00126484" w:rsidRPr="00DD2CDC" w:rsidRDefault="00126484" w:rsidP="00DD2CDC">
      <w:r w:rsidRPr="00126484">
        <w:rPr>
          <w:noProof/>
        </w:rPr>
        <w:drawing>
          <wp:inline distT="0" distB="0" distL="0" distR="0" wp14:anchorId="1841A1B3" wp14:editId="41D729D9">
            <wp:extent cx="5731510" cy="3223895"/>
            <wp:effectExtent l="0" t="0" r="2540" b="0"/>
            <wp:docPr id="27336332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70F28" w14:textId="77777777" w:rsidR="00DD2CDC" w:rsidRPr="00DD2CDC" w:rsidRDefault="00AA4C46" w:rsidP="00DD2CDC">
      <w:r>
        <w:rPr>
          <w:noProof/>
        </w:rPr>
        <w:lastRenderedPageBreak/>
        <w:pict w14:anchorId="112CF1F0">
          <v:rect id="_x0000_i1038" style="width:0;height:1.5pt" o:hralign="center" o:hrstd="t" o:hr="t" fillcolor="#a0a0a0" stroked="f"/>
        </w:pict>
      </w:r>
    </w:p>
    <w:p w14:paraId="75DD44D9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2. Menampilkan mahasiswa dari kota Blora</w:t>
      </w:r>
    </w:p>
    <w:p w14:paraId="44A7386F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Sintaks SQL</w:t>
      </w:r>
    </w:p>
    <w:p w14:paraId="5E2CE10D" w14:textId="77777777" w:rsidR="00DD2CDC" w:rsidRPr="00DD2CDC" w:rsidRDefault="00DD2CDC" w:rsidP="00DD2CDC">
      <w:r w:rsidRPr="00DD2CDC">
        <w:t>SELECT *</w:t>
      </w:r>
    </w:p>
    <w:p w14:paraId="7AC28AAF" w14:textId="77777777" w:rsidR="00DD2CDC" w:rsidRPr="00DD2CDC" w:rsidRDefault="00DD2CDC" w:rsidP="00DD2CDC">
      <w:r w:rsidRPr="00DD2CDC">
        <w:t>FROM mahasiswa25550032 Mhs</w:t>
      </w:r>
    </w:p>
    <w:p w14:paraId="144F490C" w14:textId="77777777" w:rsidR="00DD2CDC" w:rsidRDefault="00DD2CDC" w:rsidP="00DD2CDC">
      <w:r w:rsidRPr="00DD2CDC">
        <w:t>WHERE Mhs.kota_mhs = 'Blora';</w:t>
      </w:r>
    </w:p>
    <w:p w14:paraId="32506AC4" w14:textId="5E144D92" w:rsidR="00126484" w:rsidRPr="00DD2CDC" w:rsidRDefault="00126484" w:rsidP="00DD2CDC">
      <w:r w:rsidRPr="00126484">
        <w:rPr>
          <w:noProof/>
        </w:rPr>
        <w:drawing>
          <wp:inline distT="0" distB="0" distL="0" distR="0" wp14:anchorId="76D248CF" wp14:editId="7C180DD2">
            <wp:extent cx="5731510" cy="3223895"/>
            <wp:effectExtent l="0" t="0" r="2540" b="0"/>
            <wp:docPr id="133687282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2135F" w14:textId="77777777" w:rsidR="00DD2CDC" w:rsidRPr="00DD2CDC" w:rsidRDefault="00AA4C46" w:rsidP="00DD2CDC">
      <w:r>
        <w:rPr>
          <w:noProof/>
        </w:rPr>
        <w:pict w14:anchorId="044A4168">
          <v:rect id="_x0000_i1039" style="width:0;height:1.5pt" o:hralign="center" o:hrstd="t" o:hr="t" fillcolor="#a0a0a0" stroked="f"/>
        </w:pict>
      </w:r>
    </w:p>
    <w:p w14:paraId="0A9DFE54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3. Menampilkan mata kuliah dengan SKS &gt; 2</w:t>
      </w:r>
    </w:p>
    <w:p w14:paraId="6A3295AF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Sintaks SQL</w:t>
      </w:r>
    </w:p>
    <w:p w14:paraId="31A54B1E" w14:textId="77777777" w:rsidR="00DD2CDC" w:rsidRPr="00DD2CDC" w:rsidRDefault="00DD2CDC" w:rsidP="00DD2CDC">
      <w:r w:rsidRPr="00DD2CDC">
        <w:t>SELECT *</w:t>
      </w:r>
    </w:p>
    <w:p w14:paraId="2D3F90FF" w14:textId="77777777" w:rsidR="00DD2CDC" w:rsidRPr="00DD2CDC" w:rsidRDefault="00DD2CDC" w:rsidP="00DD2CDC">
      <w:r w:rsidRPr="00DD2CDC">
        <w:t>FROM matkul25550032 MK</w:t>
      </w:r>
    </w:p>
    <w:p w14:paraId="7AAA4AF8" w14:textId="77777777" w:rsidR="00DD2CDC" w:rsidRDefault="00DD2CDC" w:rsidP="00DD2CDC">
      <w:r w:rsidRPr="00DD2CDC">
        <w:t>WHERE MK.SKS &gt; 2;</w:t>
      </w:r>
    </w:p>
    <w:p w14:paraId="6D1D45CE" w14:textId="463CBF7C" w:rsidR="00126484" w:rsidRPr="00DD2CDC" w:rsidRDefault="00126484" w:rsidP="00DD2CDC">
      <w:r w:rsidRPr="00126484">
        <w:rPr>
          <w:noProof/>
        </w:rPr>
        <w:lastRenderedPageBreak/>
        <w:drawing>
          <wp:inline distT="0" distB="0" distL="0" distR="0" wp14:anchorId="7E91B057" wp14:editId="663AE2B4">
            <wp:extent cx="5731510" cy="3223895"/>
            <wp:effectExtent l="0" t="0" r="2540" b="0"/>
            <wp:docPr id="141761599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AFF1B" w14:textId="77777777" w:rsidR="00DD2CDC" w:rsidRPr="00DD2CDC" w:rsidRDefault="00AA4C46" w:rsidP="00DD2CDC">
      <w:r>
        <w:rPr>
          <w:noProof/>
        </w:rPr>
        <w:pict w14:anchorId="2FBBF59E">
          <v:rect id="_x0000_i1040" style="width:0;height:1.5pt" o:hralign="center" o:hrstd="t" o:hr="t" fillcolor="#a0a0a0" stroked="f"/>
        </w:pict>
      </w:r>
    </w:p>
    <w:p w14:paraId="2AE9A81E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Domain Relational Calculus (DRC)</w:t>
      </w:r>
    </w:p>
    <w:p w14:paraId="60E363BC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Query Database Siakad</w:t>
      </w:r>
    </w:p>
    <w:p w14:paraId="0E75FF2A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1. Menampilkan mahasiswa pria tahun 2023 beserta dosen dan mata kuliah</w:t>
      </w:r>
    </w:p>
    <w:p w14:paraId="5FCA95E5" w14:textId="77777777" w:rsidR="00DD2CDC" w:rsidRPr="00DD2CDC" w:rsidRDefault="00DD2CDC" w:rsidP="00DD2CDC">
      <w:r w:rsidRPr="00DD2CDC">
        <w:t>SELECT</w:t>
      </w:r>
    </w:p>
    <w:p w14:paraId="79E54F66" w14:textId="77777777" w:rsidR="00DD2CDC" w:rsidRPr="00DD2CDC" w:rsidRDefault="00DD2CDC" w:rsidP="00DD2CDC">
      <w:r w:rsidRPr="00DD2CDC">
        <w:t xml:space="preserve">    Mhs.nama_mhs,</w:t>
      </w:r>
    </w:p>
    <w:p w14:paraId="6D23FAC2" w14:textId="77777777" w:rsidR="00DD2CDC" w:rsidRPr="00DD2CDC" w:rsidRDefault="00DD2CDC" w:rsidP="00DD2CDC">
      <w:r w:rsidRPr="00DD2CDC">
        <w:t xml:space="preserve">    </w:t>
      </w:r>
      <w:proofErr w:type="gramStart"/>
      <w:r w:rsidRPr="00DD2CDC">
        <w:t>Ds.nama</w:t>
      </w:r>
      <w:proofErr w:type="gramEnd"/>
      <w:r w:rsidRPr="00DD2CDC">
        <w:t>_ds,</w:t>
      </w:r>
    </w:p>
    <w:p w14:paraId="1857C450" w14:textId="77777777" w:rsidR="00DD2CDC" w:rsidRPr="00DD2CDC" w:rsidRDefault="00DD2CDC" w:rsidP="00DD2CDC">
      <w:r w:rsidRPr="00DD2CDC">
        <w:t xml:space="preserve">    </w:t>
      </w:r>
      <w:proofErr w:type="gramStart"/>
      <w:r w:rsidRPr="00DD2CDC">
        <w:t>Mk.nama</w:t>
      </w:r>
      <w:proofErr w:type="gramEnd"/>
      <w:r w:rsidRPr="00DD2CDC">
        <w:t>_matkul,</w:t>
      </w:r>
    </w:p>
    <w:p w14:paraId="7A12F0D3" w14:textId="77777777" w:rsidR="00DD2CDC" w:rsidRPr="00DD2CDC" w:rsidRDefault="00DD2CDC" w:rsidP="00DD2CDC">
      <w:r w:rsidRPr="00DD2CDC">
        <w:t xml:space="preserve">    Krs.semester</w:t>
      </w:r>
    </w:p>
    <w:p w14:paraId="43ADBE98" w14:textId="77777777" w:rsidR="00DD2CDC" w:rsidRPr="00DD2CDC" w:rsidRDefault="00DD2CDC" w:rsidP="00DD2CDC">
      <w:r w:rsidRPr="00DD2CDC">
        <w:t>FROM mahasiswa25550032 Mhs,</w:t>
      </w:r>
    </w:p>
    <w:p w14:paraId="7B75B571" w14:textId="77777777" w:rsidR="00DD2CDC" w:rsidRPr="00DD2CDC" w:rsidRDefault="00DD2CDC" w:rsidP="00DD2CDC">
      <w:r w:rsidRPr="00DD2CDC">
        <w:t xml:space="preserve">     matkul25550032 Mk,</w:t>
      </w:r>
    </w:p>
    <w:p w14:paraId="6DBEA34A" w14:textId="77777777" w:rsidR="00DD2CDC" w:rsidRPr="00DD2CDC" w:rsidRDefault="00DD2CDC" w:rsidP="00DD2CDC">
      <w:r w:rsidRPr="00DD2CDC">
        <w:t xml:space="preserve">     dosen25550032 Ds,</w:t>
      </w:r>
    </w:p>
    <w:p w14:paraId="458B35CF" w14:textId="77777777" w:rsidR="00DD2CDC" w:rsidRPr="00DD2CDC" w:rsidRDefault="00DD2CDC" w:rsidP="00DD2CDC">
      <w:r w:rsidRPr="00DD2CDC">
        <w:t xml:space="preserve">     krs25550032 Krs</w:t>
      </w:r>
    </w:p>
    <w:p w14:paraId="089C1DA5" w14:textId="77777777" w:rsidR="00DD2CDC" w:rsidRPr="00DD2CDC" w:rsidRDefault="00DD2CDC" w:rsidP="00DD2CDC">
      <w:r w:rsidRPr="00DD2CDC">
        <w:t>WHERE Mhs.nim = Krs.nim</w:t>
      </w:r>
    </w:p>
    <w:p w14:paraId="6829F571" w14:textId="77777777" w:rsidR="00DD2CDC" w:rsidRPr="00DD2CDC" w:rsidRDefault="00DD2CDC" w:rsidP="00DD2CDC">
      <w:r w:rsidRPr="00DD2CDC">
        <w:t xml:space="preserve">AND </w:t>
      </w:r>
      <w:proofErr w:type="gramStart"/>
      <w:r w:rsidRPr="00DD2CDC">
        <w:t>Mk.kd</w:t>
      </w:r>
      <w:proofErr w:type="gramEnd"/>
      <w:r w:rsidRPr="00DD2CDC">
        <w:t>_matkul = Krs.kd_matakul</w:t>
      </w:r>
    </w:p>
    <w:p w14:paraId="2CB9DA3A" w14:textId="77777777" w:rsidR="00DD2CDC" w:rsidRPr="00DD2CDC" w:rsidRDefault="00DD2CDC" w:rsidP="00DD2CDC">
      <w:r w:rsidRPr="00DD2CDC">
        <w:t xml:space="preserve">AND </w:t>
      </w:r>
      <w:proofErr w:type="gramStart"/>
      <w:r w:rsidRPr="00DD2CDC">
        <w:t>Ds.nidn</w:t>
      </w:r>
      <w:proofErr w:type="gramEnd"/>
      <w:r w:rsidRPr="00DD2CDC">
        <w:t xml:space="preserve"> = Krs.nidn</w:t>
      </w:r>
    </w:p>
    <w:p w14:paraId="70F5A54E" w14:textId="77777777" w:rsidR="00DD2CDC" w:rsidRPr="00DD2CDC" w:rsidRDefault="00DD2CDC" w:rsidP="00DD2CDC">
      <w:r w:rsidRPr="00DD2CDC">
        <w:t>AND Mhs.jns_kel = 'P'</w:t>
      </w:r>
    </w:p>
    <w:p w14:paraId="1AD3910E" w14:textId="77777777" w:rsidR="00DD2CDC" w:rsidRDefault="00DD2CDC" w:rsidP="00DD2CDC">
      <w:r w:rsidRPr="00DD2CDC">
        <w:lastRenderedPageBreak/>
        <w:t>AND Krs.tahun = 2023;</w:t>
      </w:r>
    </w:p>
    <w:p w14:paraId="4B4BD7D1" w14:textId="4A499566" w:rsidR="00126484" w:rsidRPr="00126484" w:rsidRDefault="00126484" w:rsidP="00126484">
      <w:r w:rsidRPr="00126484">
        <w:rPr>
          <w:noProof/>
        </w:rPr>
        <w:drawing>
          <wp:inline distT="0" distB="0" distL="0" distR="0" wp14:anchorId="203278AA" wp14:editId="5B124055">
            <wp:extent cx="5731510" cy="3223895"/>
            <wp:effectExtent l="0" t="0" r="2540" b="0"/>
            <wp:docPr id="188719296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C9343" w14:textId="10E9A4F6" w:rsidR="00126484" w:rsidRPr="00DD2CDC" w:rsidRDefault="00126484" w:rsidP="00DD2CDC">
      <w:r w:rsidRPr="00126484">
        <w:rPr>
          <w:noProof/>
        </w:rPr>
        <w:drawing>
          <wp:inline distT="0" distB="0" distL="0" distR="0" wp14:anchorId="0BAA992D" wp14:editId="507607B3">
            <wp:extent cx="5731510" cy="3223895"/>
            <wp:effectExtent l="0" t="0" r="2540" b="0"/>
            <wp:docPr id="196717765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9955" w14:textId="77777777" w:rsidR="00DD2CDC" w:rsidRPr="00DD2CDC" w:rsidRDefault="00AA4C46" w:rsidP="00DD2CDC">
      <w:r>
        <w:rPr>
          <w:noProof/>
        </w:rPr>
        <w:pict w14:anchorId="58CA8923">
          <v:rect id="_x0000_i1041" style="width:0;height:1.5pt" o:hralign="center" o:hrstd="t" o:hr="t" fillcolor="#a0a0a0" stroked="f"/>
        </w:pict>
      </w:r>
    </w:p>
    <w:p w14:paraId="17B72427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2. Mahasiswa pria dengan total nilai UTS + UAS &gt; 140</w:t>
      </w:r>
    </w:p>
    <w:p w14:paraId="67F2B093" w14:textId="77777777" w:rsidR="00DD2CDC" w:rsidRPr="00DD2CDC" w:rsidRDefault="00DD2CDC" w:rsidP="00DD2CDC">
      <w:r w:rsidRPr="00DD2CDC">
        <w:t>SELECT</w:t>
      </w:r>
    </w:p>
    <w:p w14:paraId="646CF162" w14:textId="77777777" w:rsidR="00DD2CDC" w:rsidRPr="00DD2CDC" w:rsidRDefault="00DD2CDC" w:rsidP="00DD2CDC">
      <w:r w:rsidRPr="00DD2CDC">
        <w:t xml:space="preserve">    Mhs.nama_mhs,</w:t>
      </w:r>
    </w:p>
    <w:p w14:paraId="427531B7" w14:textId="77777777" w:rsidR="00DD2CDC" w:rsidRPr="00DD2CDC" w:rsidRDefault="00DD2CDC" w:rsidP="00DD2CDC">
      <w:r w:rsidRPr="00DD2CDC">
        <w:t xml:space="preserve">    Mhs.alamat_mhs,</w:t>
      </w:r>
    </w:p>
    <w:p w14:paraId="25010FA6" w14:textId="77777777" w:rsidR="00DD2CDC" w:rsidRPr="00DD2CDC" w:rsidRDefault="00DD2CDC" w:rsidP="00DD2CDC">
      <w:r w:rsidRPr="00DD2CDC">
        <w:t xml:space="preserve">    Mhs.kota_mhs,</w:t>
      </w:r>
    </w:p>
    <w:p w14:paraId="34C228CD" w14:textId="77777777" w:rsidR="00DD2CDC" w:rsidRPr="00DD2CDC" w:rsidRDefault="00DD2CDC" w:rsidP="00DD2CDC">
      <w:r w:rsidRPr="00DD2CDC">
        <w:lastRenderedPageBreak/>
        <w:t xml:space="preserve">    NL.nil_akhir</w:t>
      </w:r>
    </w:p>
    <w:p w14:paraId="17A3FD9E" w14:textId="77777777" w:rsidR="00DD2CDC" w:rsidRPr="00DD2CDC" w:rsidRDefault="00DD2CDC" w:rsidP="00DD2CDC">
      <w:r w:rsidRPr="00DD2CDC">
        <w:t>FROM mahasiswa25550032 Mhs,</w:t>
      </w:r>
    </w:p>
    <w:p w14:paraId="09455245" w14:textId="77777777" w:rsidR="00DD2CDC" w:rsidRPr="00DD2CDC" w:rsidRDefault="00DD2CDC" w:rsidP="00DD2CDC">
      <w:r w:rsidRPr="00DD2CDC">
        <w:t xml:space="preserve">     nilai25550032 NL</w:t>
      </w:r>
    </w:p>
    <w:p w14:paraId="4371D990" w14:textId="77777777" w:rsidR="00DD2CDC" w:rsidRPr="00DD2CDC" w:rsidRDefault="00DD2CDC" w:rsidP="00DD2CDC">
      <w:r w:rsidRPr="00DD2CDC">
        <w:t>WHERE Mhs.nim = NL.nim</w:t>
      </w:r>
    </w:p>
    <w:p w14:paraId="01B44182" w14:textId="77777777" w:rsidR="00DD2CDC" w:rsidRPr="00DD2CDC" w:rsidRDefault="00DD2CDC" w:rsidP="00DD2CDC">
      <w:r w:rsidRPr="00DD2CDC">
        <w:t>AND Mhs.jns_kel = 'P'</w:t>
      </w:r>
    </w:p>
    <w:p w14:paraId="7B41C3AF" w14:textId="77777777" w:rsidR="00DD2CDC" w:rsidRDefault="00DD2CDC" w:rsidP="00DD2CDC">
      <w:r w:rsidRPr="00DD2CDC">
        <w:t>AND (NL.UTS + NL.UAS) &gt; 140;</w:t>
      </w:r>
    </w:p>
    <w:p w14:paraId="7A03EE6C" w14:textId="7C3FEFE8" w:rsidR="00126484" w:rsidRPr="00126484" w:rsidRDefault="00126484" w:rsidP="00126484">
      <w:r w:rsidRPr="00126484">
        <w:rPr>
          <w:noProof/>
        </w:rPr>
        <w:drawing>
          <wp:inline distT="0" distB="0" distL="0" distR="0" wp14:anchorId="7743AAFF" wp14:editId="0AFABECA">
            <wp:extent cx="5731510" cy="3223895"/>
            <wp:effectExtent l="0" t="0" r="2540" b="0"/>
            <wp:docPr id="101023263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4B61D" w14:textId="7158C293" w:rsidR="00126484" w:rsidRPr="00DD2CDC" w:rsidRDefault="00126484" w:rsidP="00DD2CDC">
      <w:r w:rsidRPr="00126484">
        <w:rPr>
          <w:noProof/>
        </w:rPr>
        <w:drawing>
          <wp:inline distT="0" distB="0" distL="0" distR="0" wp14:anchorId="63D7A5B6" wp14:editId="5A33A982">
            <wp:extent cx="5731510" cy="3223895"/>
            <wp:effectExtent l="0" t="0" r="2540" b="0"/>
            <wp:docPr id="81806997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F7E8" w14:textId="77777777" w:rsidR="00DD2CDC" w:rsidRPr="00DD2CDC" w:rsidRDefault="00AA4C46" w:rsidP="00DD2CDC">
      <w:r>
        <w:rPr>
          <w:noProof/>
        </w:rPr>
        <w:pict w14:anchorId="6CFBDC47">
          <v:rect id="_x0000_i1042" style="width:0;height:1.5pt" o:hralign="center" o:hrstd="t" o:hr="t" fillcolor="#a0a0a0" stroked="f"/>
        </w:pict>
      </w:r>
    </w:p>
    <w:p w14:paraId="17BF35E8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lastRenderedPageBreak/>
        <w:t>Query DRC Database Kasir</w:t>
      </w:r>
    </w:p>
    <w:p w14:paraId="1D83C8B8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1. Barang dengan stok di bawah 50</w:t>
      </w:r>
    </w:p>
    <w:p w14:paraId="63B8009A" w14:textId="77777777" w:rsidR="00DD2CDC" w:rsidRPr="00DD2CDC" w:rsidRDefault="00DD2CDC" w:rsidP="00DD2CDC">
      <w:r w:rsidRPr="00DD2CDC">
        <w:t>SELECT</w:t>
      </w:r>
    </w:p>
    <w:p w14:paraId="24FBF1E8" w14:textId="77777777" w:rsidR="00DD2CDC" w:rsidRPr="00DD2CDC" w:rsidRDefault="00DD2CDC" w:rsidP="00DD2CDC">
      <w:r w:rsidRPr="00DD2CDC">
        <w:t xml:space="preserve">    Brg.kode,</w:t>
      </w:r>
    </w:p>
    <w:p w14:paraId="707C2293" w14:textId="77777777" w:rsidR="00DD2CDC" w:rsidRPr="00DD2CDC" w:rsidRDefault="00DD2CDC" w:rsidP="00DD2CDC">
      <w:r w:rsidRPr="00DD2CDC">
        <w:t xml:space="preserve">    Brg.nama AS Barang,</w:t>
      </w:r>
    </w:p>
    <w:p w14:paraId="654764AD" w14:textId="77777777" w:rsidR="00DD2CDC" w:rsidRPr="00DD2CDC" w:rsidRDefault="00DD2CDC" w:rsidP="00DD2CDC">
      <w:r w:rsidRPr="00DD2CDC">
        <w:t xml:space="preserve">    Jns.nama AS Jenis,</w:t>
      </w:r>
    </w:p>
    <w:p w14:paraId="7EEE23AD" w14:textId="77777777" w:rsidR="00DD2CDC" w:rsidRPr="00DD2CDC" w:rsidRDefault="00DD2CDC" w:rsidP="00DD2CDC">
      <w:r w:rsidRPr="00DD2CDC">
        <w:t xml:space="preserve">    Brg.harga</w:t>
      </w:r>
    </w:p>
    <w:p w14:paraId="10DB9418" w14:textId="77777777" w:rsidR="00DD2CDC" w:rsidRPr="00DD2CDC" w:rsidRDefault="00DD2CDC" w:rsidP="00DD2CDC">
      <w:r w:rsidRPr="00DD2CDC">
        <w:t>FROM barang25550032 Brg,</w:t>
      </w:r>
    </w:p>
    <w:p w14:paraId="52CD1417" w14:textId="77777777" w:rsidR="00DD2CDC" w:rsidRPr="00DD2CDC" w:rsidRDefault="00DD2CDC" w:rsidP="00DD2CDC">
      <w:r w:rsidRPr="00DD2CDC">
        <w:t xml:space="preserve">     jenis25550032 Jns</w:t>
      </w:r>
    </w:p>
    <w:p w14:paraId="2088991D" w14:textId="77777777" w:rsidR="00DD2CDC" w:rsidRPr="00DD2CDC" w:rsidRDefault="00DD2CDC" w:rsidP="00DD2CDC">
      <w:r w:rsidRPr="00DD2CDC">
        <w:t>WHERE Brg.jenis = Jns.kode</w:t>
      </w:r>
    </w:p>
    <w:p w14:paraId="3366B072" w14:textId="77777777" w:rsidR="00DD2CDC" w:rsidRDefault="00DD2CDC" w:rsidP="00DD2CDC">
      <w:r w:rsidRPr="00DD2CDC">
        <w:t>AND jumlah &lt; 50;</w:t>
      </w:r>
    </w:p>
    <w:p w14:paraId="73933ED3" w14:textId="0FD1BA1F" w:rsidR="00126484" w:rsidRPr="00126484" w:rsidRDefault="00126484" w:rsidP="00126484">
      <w:r w:rsidRPr="00126484">
        <w:rPr>
          <w:noProof/>
        </w:rPr>
        <w:drawing>
          <wp:inline distT="0" distB="0" distL="0" distR="0" wp14:anchorId="3445C494" wp14:editId="07E43E38">
            <wp:extent cx="5731510" cy="3223895"/>
            <wp:effectExtent l="0" t="0" r="2540" b="0"/>
            <wp:docPr id="161403881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C0E6E" w14:textId="1098CEED" w:rsidR="00126484" w:rsidRPr="00126484" w:rsidRDefault="00126484" w:rsidP="00DD2CDC">
      <w:pPr>
        <w:rPr>
          <w:b/>
          <w:bCs/>
        </w:rPr>
      </w:pPr>
      <w:r w:rsidRPr="00126484">
        <w:rPr>
          <w:b/>
          <w:bCs/>
          <w:noProof/>
        </w:rPr>
        <w:lastRenderedPageBreak/>
        <w:drawing>
          <wp:inline distT="0" distB="0" distL="0" distR="0" wp14:anchorId="567774DF" wp14:editId="5A945741">
            <wp:extent cx="5731510" cy="3223895"/>
            <wp:effectExtent l="0" t="0" r="2540" b="0"/>
            <wp:docPr id="90821170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BE720" w14:textId="77777777" w:rsidR="00DD2CDC" w:rsidRPr="00DD2CDC" w:rsidRDefault="00AA4C46" w:rsidP="00DD2CDC">
      <w:r>
        <w:rPr>
          <w:noProof/>
        </w:rPr>
        <w:pict w14:anchorId="153E8476">
          <v:rect id="_x0000_i1043" style="width:0;height:1.5pt" o:hralign="center" o:hrstd="t" o:hr="t" fillcolor="#a0a0a0" stroked="f"/>
        </w:pict>
      </w:r>
    </w:p>
    <w:p w14:paraId="632E64B4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2. Data penjualan barang dan pembeli</w:t>
      </w:r>
    </w:p>
    <w:p w14:paraId="05DA426F" w14:textId="77777777" w:rsidR="00DD2CDC" w:rsidRPr="00DD2CDC" w:rsidRDefault="00DD2CDC" w:rsidP="00DD2CDC">
      <w:r w:rsidRPr="00DD2CDC">
        <w:t>SELECT</w:t>
      </w:r>
    </w:p>
    <w:p w14:paraId="2133452A" w14:textId="77777777" w:rsidR="00DD2CDC" w:rsidRPr="00DD2CDC" w:rsidRDefault="00DD2CDC" w:rsidP="00DD2CDC">
      <w:r w:rsidRPr="00DD2CDC">
        <w:t xml:space="preserve">    </w:t>
      </w:r>
      <w:proofErr w:type="gramStart"/>
      <w:r w:rsidRPr="00DD2CDC">
        <w:t>JL.kode</w:t>
      </w:r>
      <w:proofErr w:type="gramEnd"/>
      <w:r w:rsidRPr="00DD2CDC">
        <w:t xml:space="preserve"> AS NoFaktur,</w:t>
      </w:r>
    </w:p>
    <w:p w14:paraId="46F10F82" w14:textId="77777777" w:rsidR="00DD2CDC" w:rsidRPr="00DD2CDC" w:rsidRDefault="00DD2CDC" w:rsidP="00DD2CDC">
      <w:r w:rsidRPr="00DD2CDC">
        <w:t xml:space="preserve">    Brg.nama AS Barang,</w:t>
      </w:r>
    </w:p>
    <w:p w14:paraId="28ECD15C" w14:textId="77777777" w:rsidR="00DD2CDC" w:rsidRPr="00DD2CDC" w:rsidRDefault="00DD2CDC" w:rsidP="00DD2CDC">
      <w:r w:rsidRPr="00DD2CDC">
        <w:t xml:space="preserve">    Brg.harga AS HrgJual,</w:t>
      </w:r>
    </w:p>
    <w:p w14:paraId="202875D0" w14:textId="77777777" w:rsidR="00DD2CDC" w:rsidRPr="00DD2CDC" w:rsidRDefault="00DD2CDC" w:rsidP="00DD2CDC">
      <w:r w:rsidRPr="00DD2CDC">
        <w:t xml:space="preserve">    Jns.nama AS Jenis,</w:t>
      </w:r>
    </w:p>
    <w:p w14:paraId="4B3C79AA" w14:textId="77777777" w:rsidR="00DD2CDC" w:rsidRPr="00DD2CDC" w:rsidRDefault="00DD2CDC" w:rsidP="00DD2CDC">
      <w:r w:rsidRPr="00DD2CDC">
        <w:t xml:space="preserve">    </w:t>
      </w:r>
      <w:proofErr w:type="gramStart"/>
      <w:r w:rsidRPr="00DD2CDC">
        <w:t>JL.jumlah</w:t>
      </w:r>
      <w:proofErr w:type="gramEnd"/>
      <w:r w:rsidRPr="00DD2CDC">
        <w:t xml:space="preserve"> AS JmlJual,</w:t>
      </w:r>
    </w:p>
    <w:p w14:paraId="6A144513" w14:textId="77777777" w:rsidR="00DD2CDC" w:rsidRPr="00DD2CDC" w:rsidRDefault="00DD2CDC" w:rsidP="00DD2CDC">
      <w:r w:rsidRPr="00DD2CDC">
        <w:t xml:space="preserve">    </w:t>
      </w:r>
      <w:proofErr w:type="gramStart"/>
      <w:r w:rsidRPr="00DD2CDC">
        <w:t>JL.jumlah</w:t>
      </w:r>
      <w:proofErr w:type="gramEnd"/>
      <w:r w:rsidRPr="00DD2CDC">
        <w:t xml:space="preserve"> * Brg.harga AS Bayar,</w:t>
      </w:r>
    </w:p>
    <w:p w14:paraId="26AACD56" w14:textId="77777777" w:rsidR="00DD2CDC" w:rsidRPr="00DD2CDC" w:rsidRDefault="00DD2CDC" w:rsidP="00DD2CDC">
      <w:r w:rsidRPr="00DD2CDC">
        <w:t xml:space="preserve">    </w:t>
      </w:r>
      <w:proofErr w:type="gramStart"/>
      <w:r w:rsidRPr="00DD2CDC">
        <w:t>BL.nama</w:t>
      </w:r>
      <w:proofErr w:type="gramEnd"/>
      <w:r w:rsidRPr="00DD2CDC">
        <w:t xml:space="preserve"> AS Pembeli,</w:t>
      </w:r>
    </w:p>
    <w:p w14:paraId="01941125" w14:textId="77777777" w:rsidR="00DD2CDC" w:rsidRPr="00DD2CDC" w:rsidRDefault="00DD2CDC" w:rsidP="00DD2CDC">
      <w:r w:rsidRPr="00DD2CDC">
        <w:t xml:space="preserve">    </w:t>
      </w:r>
      <w:proofErr w:type="gramStart"/>
      <w:r w:rsidRPr="00DD2CDC">
        <w:t>BL.alamat</w:t>
      </w:r>
      <w:proofErr w:type="gramEnd"/>
      <w:r w:rsidRPr="00DD2CDC">
        <w:t>,</w:t>
      </w:r>
    </w:p>
    <w:p w14:paraId="2862750F" w14:textId="77777777" w:rsidR="00DD2CDC" w:rsidRPr="00DD2CDC" w:rsidRDefault="00DD2CDC" w:rsidP="00DD2CDC">
      <w:r w:rsidRPr="00DD2CDC">
        <w:t xml:space="preserve">    </w:t>
      </w:r>
      <w:proofErr w:type="gramStart"/>
      <w:r w:rsidRPr="00DD2CDC">
        <w:t>JL.tanggal</w:t>
      </w:r>
      <w:proofErr w:type="gramEnd"/>
    </w:p>
    <w:p w14:paraId="64319844" w14:textId="77777777" w:rsidR="00DD2CDC" w:rsidRPr="00DD2CDC" w:rsidRDefault="00DD2CDC" w:rsidP="00DD2CDC">
      <w:r w:rsidRPr="00DD2CDC">
        <w:t>FROM jual25550032 JL,</w:t>
      </w:r>
    </w:p>
    <w:p w14:paraId="5DAB498C" w14:textId="77777777" w:rsidR="00DD2CDC" w:rsidRPr="00DD2CDC" w:rsidRDefault="00DD2CDC" w:rsidP="00DD2CDC">
      <w:r w:rsidRPr="00DD2CDC">
        <w:t xml:space="preserve">     barang25550032 Brg,</w:t>
      </w:r>
    </w:p>
    <w:p w14:paraId="0F31641E" w14:textId="77777777" w:rsidR="00DD2CDC" w:rsidRPr="00DD2CDC" w:rsidRDefault="00DD2CDC" w:rsidP="00DD2CDC">
      <w:r w:rsidRPr="00DD2CDC">
        <w:t xml:space="preserve">     jenis25550032 Jns,</w:t>
      </w:r>
    </w:p>
    <w:p w14:paraId="74DA87B8" w14:textId="77777777" w:rsidR="00DD2CDC" w:rsidRPr="00DD2CDC" w:rsidRDefault="00DD2CDC" w:rsidP="00DD2CDC">
      <w:r w:rsidRPr="00DD2CDC">
        <w:t xml:space="preserve">     pembeli25550032 BL</w:t>
      </w:r>
    </w:p>
    <w:p w14:paraId="7E95A037" w14:textId="77777777" w:rsidR="00DD2CDC" w:rsidRPr="00DD2CDC" w:rsidRDefault="00DD2CDC" w:rsidP="00DD2CDC">
      <w:r w:rsidRPr="00DD2CDC">
        <w:t xml:space="preserve">WHERE </w:t>
      </w:r>
      <w:proofErr w:type="gramStart"/>
      <w:r w:rsidRPr="00DD2CDC">
        <w:t>JL.barang</w:t>
      </w:r>
      <w:proofErr w:type="gramEnd"/>
      <w:r w:rsidRPr="00DD2CDC">
        <w:t xml:space="preserve"> = Brg.kode</w:t>
      </w:r>
    </w:p>
    <w:p w14:paraId="4D306048" w14:textId="77777777" w:rsidR="00DD2CDC" w:rsidRPr="00DD2CDC" w:rsidRDefault="00DD2CDC" w:rsidP="00DD2CDC">
      <w:r w:rsidRPr="00DD2CDC">
        <w:lastRenderedPageBreak/>
        <w:t>AND Brg.jenis = Jns.kode</w:t>
      </w:r>
    </w:p>
    <w:p w14:paraId="53EA7F33" w14:textId="77777777" w:rsidR="00DD2CDC" w:rsidRPr="00DD2CDC" w:rsidRDefault="00DD2CDC" w:rsidP="00DD2CDC">
      <w:r w:rsidRPr="00DD2CDC">
        <w:t xml:space="preserve">AND </w:t>
      </w:r>
      <w:proofErr w:type="gramStart"/>
      <w:r w:rsidRPr="00DD2CDC">
        <w:t>JL.pembeli</w:t>
      </w:r>
      <w:proofErr w:type="gramEnd"/>
      <w:r w:rsidRPr="00DD2CDC">
        <w:t xml:space="preserve"> = BL.kode</w:t>
      </w:r>
    </w:p>
    <w:p w14:paraId="661EA795" w14:textId="77777777" w:rsidR="00DD2CDC" w:rsidRDefault="00DD2CDC" w:rsidP="00DD2CDC">
      <w:r w:rsidRPr="00DD2CDC">
        <w:t>AND Brg.harga &gt; 2000;</w:t>
      </w:r>
    </w:p>
    <w:p w14:paraId="1961FA6F" w14:textId="05CAA434" w:rsidR="00126484" w:rsidRPr="00126484" w:rsidRDefault="00126484" w:rsidP="00126484">
      <w:r w:rsidRPr="00126484">
        <w:rPr>
          <w:noProof/>
        </w:rPr>
        <w:drawing>
          <wp:inline distT="0" distB="0" distL="0" distR="0" wp14:anchorId="2F66E4BD" wp14:editId="65ADE0C2">
            <wp:extent cx="5731510" cy="3223895"/>
            <wp:effectExtent l="0" t="0" r="2540" b="0"/>
            <wp:docPr id="134343911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3FEE1" w14:textId="4E3CA082" w:rsidR="00126484" w:rsidRPr="00DD2CDC" w:rsidRDefault="00126484" w:rsidP="00DD2CDC">
      <w:r w:rsidRPr="00126484">
        <w:rPr>
          <w:noProof/>
        </w:rPr>
        <w:drawing>
          <wp:inline distT="0" distB="0" distL="0" distR="0" wp14:anchorId="04965400" wp14:editId="3B667BF3">
            <wp:extent cx="5731510" cy="3223895"/>
            <wp:effectExtent l="0" t="0" r="2540" b="0"/>
            <wp:docPr id="19033685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FA16" w14:textId="77777777" w:rsidR="00DD2CDC" w:rsidRPr="00DD2CDC" w:rsidRDefault="00AA4C46" w:rsidP="00DD2CDC">
      <w:r>
        <w:rPr>
          <w:noProof/>
        </w:rPr>
        <w:pict w14:anchorId="1A6C4F4D">
          <v:rect id="_x0000_i1044" style="width:0;height:1.5pt" o:hralign="center" o:hrstd="t" o:hr="t" fillcolor="#a0a0a0" stroked="f"/>
        </w:pict>
      </w:r>
    </w:p>
    <w:p w14:paraId="1CF9FA9B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3. Menghitung laba penjualan barang jenis J002</w:t>
      </w:r>
    </w:p>
    <w:p w14:paraId="3D0FD344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Sintaks SQL</w:t>
      </w:r>
    </w:p>
    <w:p w14:paraId="2328B212" w14:textId="77777777" w:rsidR="00DD2CDC" w:rsidRPr="00DD2CDC" w:rsidRDefault="00DD2CDC" w:rsidP="00DD2CDC">
      <w:r w:rsidRPr="00DD2CDC">
        <w:t>SELECT</w:t>
      </w:r>
    </w:p>
    <w:p w14:paraId="6B441243" w14:textId="77777777" w:rsidR="00DD2CDC" w:rsidRPr="00DD2CDC" w:rsidRDefault="00DD2CDC" w:rsidP="00DD2CDC">
      <w:r w:rsidRPr="00DD2CDC">
        <w:lastRenderedPageBreak/>
        <w:t xml:space="preserve">    </w:t>
      </w:r>
      <w:proofErr w:type="gramStart"/>
      <w:r w:rsidRPr="00DD2CDC">
        <w:t>SUM(</w:t>
      </w:r>
      <w:proofErr w:type="gramEnd"/>
      <w:r w:rsidRPr="00DD2CDC">
        <w:t>JL.jumlah * Brg.harga)</w:t>
      </w:r>
    </w:p>
    <w:p w14:paraId="2D7D773F" w14:textId="77777777" w:rsidR="00DD2CDC" w:rsidRPr="00DD2CDC" w:rsidRDefault="00DD2CDC" w:rsidP="00DD2CDC">
      <w:r w:rsidRPr="00DD2CDC">
        <w:t xml:space="preserve">    - </w:t>
      </w:r>
      <w:proofErr w:type="gramStart"/>
      <w:r w:rsidRPr="00DD2CDC">
        <w:t>SUM(</w:t>
      </w:r>
      <w:proofErr w:type="gramEnd"/>
      <w:r w:rsidRPr="00DD2CDC">
        <w:t>BL.jumlah * BL.harga) AS Laba</w:t>
      </w:r>
    </w:p>
    <w:p w14:paraId="41547CBC" w14:textId="77777777" w:rsidR="00DD2CDC" w:rsidRPr="00DD2CDC" w:rsidRDefault="00DD2CDC" w:rsidP="00DD2CDC">
      <w:r w:rsidRPr="00DD2CDC">
        <w:t>FROM jual25550032 JL,</w:t>
      </w:r>
    </w:p>
    <w:p w14:paraId="614211C2" w14:textId="77777777" w:rsidR="00DD2CDC" w:rsidRPr="00DD2CDC" w:rsidRDefault="00DD2CDC" w:rsidP="00DD2CDC">
      <w:r w:rsidRPr="00DD2CDC">
        <w:t xml:space="preserve">     barang25550032 Brg,</w:t>
      </w:r>
    </w:p>
    <w:p w14:paraId="3EB03B09" w14:textId="77777777" w:rsidR="00DD2CDC" w:rsidRPr="00DD2CDC" w:rsidRDefault="00DD2CDC" w:rsidP="00DD2CDC">
      <w:r w:rsidRPr="00DD2CDC">
        <w:t xml:space="preserve">     beli25550032 BL</w:t>
      </w:r>
    </w:p>
    <w:p w14:paraId="09D58FE8" w14:textId="77777777" w:rsidR="00DD2CDC" w:rsidRPr="00DD2CDC" w:rsidRDefault="00DD2CDC" w:rsidP="00DD2CDC">
      <w:r w:rsidRPr="00DD2CDC">
        <w:t xml:space="preserve">WHERE </w:t>
      </w:r>
      <w:proofErr w:type="gramStart"/>
      <w:r w:rsidRPr="00DD2CDC">
        <w:t>JL.barang</w:t>
      </w:r>
      <w:proofErr w:type="gramEnd"/>
      <w:r w:rsidRPr="00DD2CDC">
        <w:t xml:space="preserve"> = Brg.kode</w:t>
      </w:r>
    </w:p>
    <w:p w14:paraId="60FE5D45" w14:textId="77777777" w:rsidR="00DD2CDC" w:rsidRPr="00DD2CDC" w:rsidRDefault="00DD2CDC" w:rsidP="00DD2CDC">
      <w:r w:rsidRPr="00DD2CDC">
        <w:t xml:space="preserve">AND </w:t>
      </w:r>
      <w:proofErr w:type="gramStart"/>
      <w:r w:rsidRPr="00DD2CDC">
        <w:t>BL.barang</w:t>
      </w:r>
      <w:proofErr w:type="gramEnd"/>
      <w:r w:rsidRPr="00DD2CDC">
        <w:t xml:space="preserve"> = Brg.kode</w:t>
      </w:r>
    </w:p>
    <w:p w14:paraId="194CFD6E" w14:textId="77777777" w:rsidR="00DD2CDC" w:rsidRDefault="00DD2CDC" w:rsidP="00DD2CDC">
      <w:r w:rsidRPr="00DD2CDC">
        <w:t>AND Brg.jenis = 'J002';</w:t>
      </w:r>
    </w:p>
    <w:p w14:paraId="10058668" w14:textId="7885E56E" w:rsidR="00126484" w:rsidRPr="00126484" w:rsidRDefault="00126484" w:rsidP="00126484">
      <w:r w:rsidRPr="00126484">
        <w:rPr>
          <w:noProof/>
        </w:rPr>
        <w:drawing>
          <wp:inline distT="0" distB="0" distL="0" distR="0" wp14:anchorId="1B3D0C17" wp14:editId="370E51D7">
            <wp:extent cx="5731510" cy="3223895"/>
            <wp:effectExtent l="0" t="0" r="2540" b="0"/>
            <wp:docPr id="95659348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92024" w14:textId="6E92DCB2" w:rsidR="00126484" w:rsidRPr="00DD2CDC" w:rsidRDefault="00126484" w:rsidP="00DD2CDC">
      <w:r w:rsidRPr="00126484">
        <w:rPr>
          <w:noProof/>
        </w:rPr>
        <w:lastRenderedPageBreak/>
        <w:drawing>
          <wp:inline distT="0" distB="0" distL="0" distR="0" wp14:anchorId="3068E826" wp14:editId="044DC86B">
            <wp:extent cx="5731510" cy="3223895"/>
            <wp:effectExtent l="0" t="0" r="2540" b="0"/>
            <wp:docPr id="177350542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24E0" w14:textId="77777777" w:rsidR="00DD2CDC" w:rsidRPr="00DD2CDC" w:rsidRDefault="00AA4C46" w:rsidP="00DD2CDC">
      <w:r>
        <w:rPr>
          <w:noProof/>
        </w:rPr>
        <w:pict w14:anchorId="482B0BCC">
          <v:rect id="_x0000_i1045" style="width:0;height:1.5pt" o:hralign="center" o:hrstd="t" o:hr="t" fillcolor="#a0a0a0" stroked="f"/>
        </w:pict>
      </w:r>
    </w:p>
    <w:p w14:paraId="42CA7CE4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Latihan Query TRC</w:t>
      </w:r>
    </w:p>
    <w:p w14:paraId="6D2616A9" w14:textId="77777777" w:rsidR="00DD2CDC" w:rsidRPr="00DD2CDC" w:rsidRDefault="00DD2CDC" w:rsidP="00DD2CDC">
      <w:pPr>
        <w:rPr>
          <w:b/>
          <w:bCs/>
        </w:rPr>
      </w:pPr>
      <w:r w:rsidRPr="00DD2CDC">
        <w:rPr>
          <w:b/>
          <w:bCs/>
        </w:rPr>
        <w:t>Kerjakan Query Berikut</w:t>
      </w:r>
    </w:p>
    <w:p w14:paraId="69403772" w14:textId="77777777" w:rsidR="00DD2CDC" w:rsidRDefault="00DD2CDC" w:rsidP="00DD2CDC">
      <w:pPr>
        <w:numPr>
          <w:ilvl w:val="0"/>
          <w:numId w:val="25"/>
        </w:numPr>
      </w:pPr>
      <w:r w:rsidRPr="00DD2CDC">
        <w:t>Mencari detail semua penjual yang mengirim barang lebih dari 10.000.</w:t>
      </w:r>
    </w:p>
    <w:p w14:paraId="6FC2B38A" w14:textId="5336AA48" w:rsidR="009A7D0B" w:rsidRDefault="000E392C" w:rsidP="009A7D0B">
      <w:pPr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B71C80" wp14:editId="7F8BF4C7">
            <wp:simplePos x="0" y="0"/>
            <wp:positionH relativeFrom="column">
              <wp:posOffset>146050</wp:posOffset>
            </wp:positionH>
            <wp:positionV relativeFrom="paragraph">
              <wp:posOffset>1525905</wp:posOffset>
            </wp:positionV>
            <wp:extent cx="4819650" cy="2710815"/>
            <wp:effectExtent l="0" t="0" r="0" b="0"/>
            <wp:wrapTopAndBottom/>
            <wp:docPr id="76588619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86191" name="Gambar 76588619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D0B">
        <w:t xml:space="preserve">SELECT </w:t>
      </w:r>
      <w:proofErr w:type="gramStart"/>
      <w:r w:rsidR="009A7D0B">
        <w:t>PJ.*</w:t>
      </w:r>
      <w:proofErr w:type="gramEnd"/>
      <w:r w:rsidR="009A7D0B">
        <w:t xml:space="preserve"> FROM penjual255500</w:t>
      </w:r>
      <w:r w:rsidR="00CB29B2">
        <w:t>3</w:t>
      </w:r>
      <w:r w:rsidR="009A7D0B">
        <w:t>2 PJ, beli255500</w:t>
      </w:r>
      <w:r w:rsidR="00CB29B2">
        <w:t>3</w:t>
      </w:r>
      <w:r w:rsidR="009A7D0B">
        <w:t>2 BL WHERE PJ.kode = BL.penjualAND (BL.jumlah * BL.harga) &gt;</w:t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472E4391" wp14:editId="54E2F242">
            <wp:simplePos x="0" y="0"/>
            <wp:positionH relativeFrom="column">
              <wp:posOffset>0</wp:posOffset>
            </wp:positionH>
            <wp:positionV relativeFrom="paragraph">
              <wp:posOffset>532130</wp:posOffset>
            </wp:positionV>
            <wp:extent cx="5731510" cy="906145"/>
            <wp:effectExtent l="0" t="0" r="2540" b="8255"/>
            <wp:wrapTopAndBottom/>
            <wp:docPr id="193948468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84686" name="Gambar 193948468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7D0B">
        <w:t xml:space="preserve"> 10000;</w:t>
      </w:r>
    </w:p>
    <w:p w14:paraId="75D96645" w14:textId="26839A99" w:rsidR="00A63F88" w:rsidRDefault="00A63F88" w:rsidP="008724C0"/>
    <w:p w14:paraId="1B6EA17B" w14:textId="783364A6" w:rsidR="009A7D0B" w:rsidRDefault="009A7D0B" w:rsidP="009A7D0B">
      <w:pPr>
        <w:pStyle w:val="ListParagraph"/>
      </w:pPr>
    </w:p>
    <w:p w14:paraId="5F9BF989" w14:textId="549EEBA3" w:rsidR="00DD2CDC" w:rsidRPr="00DD2CDC" w:rsidRDefault="00DD2CDC" w:rsidP="00DD2CDC">
      <w:pPr>
        <w:numPr>
          <w:ilvl w:val="0"/>
          <w:numId w:val="25"/>
        </w:numPr>
      </w:pPr>
      <w:r w:rsidRPr="00DD2CDC">
        <w:t>Mencari nama pembeli yang pernah memesan barang pada tanggal tertentu.</w:t>
      </w:r>
    </w:p>
    <w:p w14:paraId="362EB901" w14:textId="16DF05A5" w:rsidR="000455AF" w:rsidRDefault="00CB29B2" w:rsidP="000455AF">
      <w:pPr>
        <w:ind w:left="720"/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293A3C44" wp14:editId="279F496B">
            <wp:simplePos x="0" y="0"/>
            <wp:positionH relativeFrom="column">
              <wp:posOffset>63500</wp:posOffset>
            </wp:positionH>
            <wp:positionV relativeFrom="paragraph">
              <wp:posOffset>1394460</wp:posOffset>
            </wp:positionV>
            <wp:extent cx="4124325" cy="2319020"/>
            <wp:effectExtent l="0" t="0" r="9525" b="5080"/>
            <wp:wrapTopAndBottom/>
            <wp:docPr id="654661799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61799" name="Gambar 65466179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5C93">
        <w:rPr>
          <w:noProof/>
        </w:rPr>
        <w:drawing>
          <wp:anchor distT="0" distB="0" distL="114300" distR="114300" simplePos="0" relativeHeight="251651072" behindDoc="0" locked="0" layoutInCell="1" allowOverlap="1" wp14:anchorId="0D6DC25B" wp14:editId="22C7DF91">
            <wp:simplePos x="0" y="0"/>
            <wp:positionH relativeFrom="column">
              <wp:posOffset>62865</wp:posOffset>
            </wp:positionH>
            <wp:positionV relativeFrom="paragraph">
              <wp:posOffset>437515</wp:posOffset>
            </wp:positionV>
            <wp:extent cx="5731510" cy="877570"/>
            <wp:effectExtent l="0" t="0" r="2540" b="0"/>
            <wp:wrapTopAndBottom/>
            <wp:docPr id="17662852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85294" name="Gambar 176628529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55AF">
        <w:t xml:space="preserve">SELECT DISTINCT PBL.nama FROM pembeli25550032 PBL, jual25550032 JL WHEREPBL.kode = </w:t>
      </w:r>
      <w:proofErr w:type="gramStart"/>
      <w:r w:rsidR="000455AF">
        <w:t>JL.pembeli</w:t>
      </w:r>
      <w:proofErr w:type="gramEnd"/>
      <w:r w:rsidR="000455AF">
        <w:t xml:space="preserve"> AND JL.tanggal = '2023-12-11';</w:t>
      </w:r>
    </w:p>
    <w:p w14:paraId="6C6CA04A" w14:textId="77777777" w:rsidR="006815DA" w:rsidRDefault="006815DA" w:rsidP="000455AF"/>
    <w:p w14:paraId="28570C2A" w14:textId="1EBE8857" w:rsidR="00857E1C" w:rsidRDefault="00CB29B2" w:rsidP="00CB29B2">
      <w:r>
        <w:rPr>
          <w:noProof/>
        </w:rPr>
        <w:drawing>
          <wp:anchor distT="0" distB="0" distL="114300" distR="114300" simplePos="0" relativeHeight="251656192" behindDoc="0" locked="0" layoutInCell="1" allowOverlap="1" wp14:anchorId="5D5A28E4" wp14:editId="2902D905">
            <wp:simplePos x="0" y="0"/>
            <wp:positionH relativeFrom="column">
              <wp:posOffset>0</wp:posOffset>
            </wp:positionH>
            <wp:positionV relativeFrom="paragraph">
              <wp:posOffset>682625</wp:posOffset>
            </wp:positionV>
            <wp:extent cx="5731510" cy="834390"/>
            <wp:effectExtent l="0" t="0" r="2540" b="3810"/>
            <wp:wrapTopAndBottom/>
            <wp:docPr id="472990981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90981" name="Gambar 47299098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3.</w:t>
      </w:r>
      <w:r w:rsidR="00DD2CDC" w:rsidRPr="00DD2CDC">
        <w:t>Mencari nama pembeli yang pernah memesan barang dengan kode barang tertentu.</w:t>
      </w:r>
      <w:r w:rsidR="006815DA">
        <w:t xml:space="preserve"> </w:t>
      </w:r>
      <w:r w:rsidR="00857E1C">
        <w:t xml:space="preserve">SELECT DISTINCT PBL.nama FROM pembeli25550032 PBL, jual25550032 JL WHERE PBL.kode = </w:t>
      </w:r>
      <w:proofErr w:type="gramStart"/>
      <w:r w:rsidR="00857E1C">
        <w:t>JL.pembeli</w:t>
      </w:r>
      <w:proofErr w:type="gramEnd"/>
      <w:r w:rsidR="00857E1C">
        <w:t xml:space="preserve"> AND JL.barang = ‘B001’;</w:t>
      </w:r>
    </w:p>
    <w:p w14:paraId="1617F18E" w14:textId="21CEB5AD" w:rsidR="00857E1C" w:rsidRPr="00DD2CDC" w:rsidRDefault="00D8148A" w:rsidP="000455AF">
      <w:r>
        <w:rPr>
          <w:noProof/>
        </w:rPr>
        <w:drawing>
          <wp:anchor distT="0" distB="0" distL="114300" distR="114300" simplePos="0" relativeHeight="251658245" behindDoc="0" locked="0" layoutInCell="1" allowOverlap="1" wp14:anchorId="792886BB" wp14:editId="4AB95C12">
            <wp:simplePos x="0" y="0"/>
            <wp:positionH relativeFrom="column">
              <wp:posOffset>62865</wp:posOffset>
            </wp:positionH>
            <wp:positionV relativeFrom="paragraph">
              <wp:posOffset>967740</wp:posOffset>
            </wp:positionV>
            <wp:extent cx="3836035" cy="2157730"/>
            <wp:effectExtent l="0" t="0" r="0" b="0"/>
            <wp:wrapTopAndBottom/>
            <wp:docPr id="257720977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20977" name="Gambar 25772097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03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7C8D1" w14:textId="1D2743EC" w:rsidR="004C0788" w:rsidRDefault="004C0788" w:rsidP="004C0788">
      <w:pPr>
        <w:ind w:left="720"/>
      </w:pPr>
    </w:p>
    <w:p w14:paraId="6ECCD89A" w14:textId="48B831D0" w:rsidR="00DD2CDC" w:rsidRPr="00DD2CDC" w:rsidRDefault="009D4FB3" w:rsidP="00CB29B2">
      <w:r>
        <w:t>4</w:t>
      </w:r>
      <w:r w:rsidR="00CB29B2">
        <w:t>.</w:t>
      </w:r>
      <w:r w:rsidR="00DD2CDC" w:rsidRPr="00DD2CDC">
        <w:t xml:space="preserve">Mencari kota pembeli yang membeli barang di atas </w:t>
      </w:r>
      <w:proofErr w:type="gramStart"/>
      <w:r w:rsidR="00DD2CDC" w:rsidRPr="00DD2CDC">
        <w:t>10 unit</w:t>
      </w:r>
      <w:proofErr w:type="gramEnd"/>
      <w:r w:rsidR="00DD2CDC" w:rsidRPr="00DD2CDC">
        <w:t xml:space="preserve"> dan mendapat diskon.</w:t>
      </w:r>
      <w:r w:rsidR="00DA7399" w:rsidRPr="00DA7399">
        <w:rPr>
          <w:noProof/>
        </w:rPr>
        <w:t xml:space="preserve"> </w:t>
      </w:r>
    </w:p>
    <w:p w14:paraId="35CEA028" w14:textId="77777777" w:rsidR="00E061F8" w:rsidRDefault="00D8148A" w:rsidP="00E061F8">
      <w:r>
        <w:rPr>
          <w:noProof/>
        </w:rPr>
        <w:t xml:space="preserve"> </w:t>
      </w:r>
      <w:r w:rsidR="00E061F8">
        <w:t>SELECT DISTINCT PBL.kota, (</w:t>
      </w:r>
      <w:proofErr w:type="gramStart"/>
      <w:r w:rsidR="00E061F8">
        <w:t>JL.jumlah</w:t>
      </w:r>
      <w:proofErr w:type="gramEnd"/>
      <w:r w:rsidR="00E061F8">
        <w:t xml:space="preserve"> * BRG.harga) * 10/100 AS diskon FROM</w:t>
      </w:r>
    </w:p>
    <w:p w14:paraId="52E2F7B2" w14:textId="77777777" w:rsidR="00E061F8" w:rsidRDefault="00E061F8" w:rsidP="00E061F8">
      <w:r>
        <w:t>pembeli25550032 PBL, jual25550032 JL, barang25550032 BRG WHERE PBL.kode =</w:t>
      </w:r>
    </w:p>
    <w:p w14:paraId="1A9D3FEA" w14:textId="12D01521" w:rsidR="00DD2CDC" w:rsidRDefault="00C17FB2">
      <w:r>
        <w:rPr>
          <w:noProof/>
        </w:rPr>
        <w:drawing>
          <wp:anchor distT="0" distB="0" distL="114300" distR="114300" simplePos="0" relativeHeight="251664384" behindDoc="0" locked="0" layoutInCell="1" allowOverlap="1" wp14:anchorId="6B638916" wp14:editId="4C026B3D">
            <wp:simplePos x="0" y="0"/>
            <wp:positionH relativeFrom="column">
              <wp:posOffset>44450</wp:posOffset>
            </wp:positionH>
            <wp:positionV relativeFrom="paragraph">
              <wp:posOffset>1311910</wp:posOffset>
            </wp:positionV>
            <wp:extent cx="4801870" cy="2700655"/>
            <wp:effectExtent l="0" t="0" r="0" b="4445"/>
            <wp:wrapTopAndBottom/>
            <wp:docPr id="118735813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58136" name="Gambar 118735813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E061F8">
        <w:t>JL.pembeli</w:t>
      </w:r>
      <w:proofErr w:type="gramEnd"/>
      <w:r w:rsidR="00E061F8">
        <w:t xml:space="preserve"> AND JL.barang = BRG.kode</w:t>
      </w:r>
      <w:ins w:id="0" w:author="wanti wanti">
        <w:r w:rsidR="00E061F8">
          <w:t>kode</w:t>
        </w:r>
      </w:ins>
      <w:r w:rsidR="00E061F8">
        <w:t xml:space="preserve"> AND </w:t>
      </w:r>
      <w:r w:rsidR="00B1096C">
        <w:rPr>
          <w:noProof/>
        </w:rPr>
        <w:drawing>
          <wp:anchor distT="0" distB="0" distL="114300" distR="114300" simplePos="0" relativeHeight="251659264" behindDoc="0" locked="0" layoutInCell="1" allowOverlap="1" wp14:anchorId="18F62787" wp14:editId="36572F53">
            <wp:simplePos x="0" y="0"/>
            <wp:positionH relativeFrom="column">
              <wp:posOffset>0</wp:posOffset>
            </wp:positionH>
            <wp:positionV relativeFrom="paragraph">
              <wp:posOffset>323215</wp:posOffset>
            </wp:positionV>
            <wp:extent cx="5731510" cy="988695"/>
            <wp:effectExtent l="0" t="0" r="2540" b="1905"/>
            <wp:wrapTopAndBottom/>
            <wp:docPr id="2100927302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27302" name="Gambar 2100927302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61F8">
        <w:t>JL.jumlah &gt; 10;</w:t>
      </w:r>
      <w:r w:rsidR="00B1096C">
        <w:rPr>
          <w:noProof/>
        </w:rPr>
        <w:t xml:space="preserve"> </w:t>
      </w:r>
    </w:p>
    <w:sectPr w:rsidR="00DD2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16B2"/>
    <w:multiLevelType w:val="multilevel"/>
    <w:tmpl w:val="D096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8766C"/>
    <w:multiLevelType w:val="multilevel"/>
    <w:tmpl w:val="D7E2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A553D"/>
    <w:multiLevelType w:val="multilevel"/>
    <w:tmpl w:val="9996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26395"/>
    <w:multiLevelType w:val="multilevel"/>
    <w:tmpl w:val="1E9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07C25"/>
    <w:multiLevelType w:val="multilevel"/>
    <w:tmpl w:val="B908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225178"/>
    <w:multiLevelType w:val="multilevel"/>
    <w:tmpl w:val="6CFA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315CC"/>
    <w:multiLevelType w:val="multilevel"/>
    <w:tmpl w:val="D64E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024B4"/>
    <w:multiLevelType w:val="multilevel"/>
    <w:tmpl w:val="874C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F2424"/>
    <w:multiLevelType w:val="multilevel"/>
    <w:tmpl w:val="422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95FBD"/>
    <w:multiLevelType w:val="multilevel"/>
    <w:tmpl w:val="26C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3159C"/>
    <w:multiLevelType w:val="multilevel"/>
    <w:tmpl w:val="77EA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A3F0C"/>
    <w:multiLevelType w:val="multilevel"/>
    <w:tmpl w:val="009478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622DE"/>
    <w:multiLevelType w:val="multilevel"/>
    <w:tmpl w:val="945E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A04CD"/>
    <w:multiLevelType w:val="multilevel"/>
    <w:tmpl w:val="A49469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4E5844"/>
    <w:multiLevelType w:val="multilevel"/>
    <w:tmpl w:val="0328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16515"/>
    <w:multiLevelType w:val="multilevel"/>
    <w:tmpl w:val="2516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916F8"/>
    <w:multiLevelType w:val="multilevel"/>
    <w:tmpl w:val="B726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144DC"/>
    <w:multiLevelType w:val="multilevel"/>
    <w:tmpl w:val="C826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206B4"/>
    <w:multiLevelType w:val="multilevel"/>
    <w:tmpl w:val="D54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82134"/>
    <w:multiLevelType w:val="multilevel"/>
    <w:tmpl w:val="23FCD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10121C"/>
    <w:multiLevelType w:val="multilevel"/>
    <w:tmpl w:val="C9BE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9E3A0D"/>
    <w:multiLevelType w:val="multilevel"/>
    <w:tmpl w:val="7102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513B9"/>
    <w:multiLevelType w:val="multilevel"/>
    <w:tmpl w:val="8470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015E42"/>
    <w:multiLevelType w:val="multilevel"/>
    <w:tmpl w:val="B4A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01CFB"/>
    <w:multiLevelType w:val="multilevel"/>
    <w:tmpl w:val="E69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70096B"/>
    <w:multiLevelType w:val="multilevel"/>
    <w:tmpl w:val="09C6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"/>
  </w:num>
  <w:num w:numId="3">
    <w:abstractNumId w:val="20"/>
  </w:num>
  <w:num w:numId="4">
    <w:abstractNumId w:val="6"/>
  </w:num>
  <w:num w:numId="5">
    <w:abstractNumId w:val="11"/>
  </w:num>
  <w:num w:numId="6">
    <w:abstractNumId w:val="9"/>
  </w:num>
  <w:num w:numId="7">
    <w:abstractNumId w:val="21"/>
  </w:num>
  <w:num w:numId="8">
    <w:abstractNumId w:val="15"/>
  </w:num>
  <w:num w:numId="9">
    <w:abstractNumId w:val="14"/>
  </w:num>
  <w:num w:numId="10">
    <w:abstractNumId w:val="12"/>
  </w:num>
  <w:num w:numId="11">
    <w:abstractNumId w:val="7"/>
  </w:num>
  <w:num w:numId="12">
    <w:abstractNumId w:val="22"/>
  </w:num>
  <w:num w:numId="13">
    <w:abstractNumId w:val="5"/>
  </w:num>
  <w:num w:numId="14">
    <w:abstractNumId w:val="1"/>
  </w:num>
  <w:num w:numId="15">
    <w:abstractNumId w:val="10"/>
  </w:num>
  <w:num w:numId="16">
    <w:abstractNumId w:val="2"/>
  </w:num>
  <w:num w:numId="17">
    <w:abstractNumId w:val="19"/>
  </w:num>
  <w:num w:numId="18">
    <w:abstractNumId w:val="13"/>
  </w:num>
  <w:num w:numId="19">
    <w:abstractNumId w:val="0"/>
  </w:num>
  <w:num w:numId="20">
    <w:abstractNumId w:val="24"/>
  </w:num>
  <w:num w:numId="21">
    <w:abstractNumId w:val="25"/>
  </w:num>
  <w:num w:numId="22">
    <w:abstractNumId w:val="8"/>
  </w:num>
  <w:num w:numId="23">
    <w:abstractNumId w:val="18"/>
  </w:num>
  <w:num w:numId="24">
    <w:abstractNumId w:val="23"/>
  </w:num>
  <w:num w:numId="25">
    <w:abstractNumId w:val="4"/>
  </w:num>
  <w:num w:numId="26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wanti wanti">
    <w15:presenceInfo w15:providerId="Windows Live" w15:userId="4e0bc17cb8f535f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DC"/>
    <w:rsid w:val="00021E08"/>
    <w:rsid w:val="00022088"/>
    <w:rsid w:val="000455AF"/>
    <w:rsid w:val="000508BB"/>
    <w:rsid w:val="0005403D"/>
    <w:rsid w:val="000E392C"/>
    <w:rsid w:val="00126484"/>
    <w:rsid w:val="00137F40"/>
    <w:rsid w:val="0014344F"/>
    <w:rsid w:val="001514C0"/>
    <w:rsid w:val="00163BF6"/>
    <w:rsid w:val="001E413B"/>
    <w:rsid w:val="001F5120"/>
    <w:rsid w:val="002033CF"/>
    <w:rsid w:val="0024331B"/>
    <w:rsid w:val="00245A8C"/>
    <w:rsid w:val="002512B6"/>
    <w:rsid w:val="002924D7"/>
    <w:rsid w:val="00345DF0"/>
    <w:rsid w:val="003469C0"/>
    <w:rsid w:val="003750C8"/>
    <w:rsid w:val="00461990"/>
    <w:rsid w:val="00463AA0"/>
    <w:rsid w:val="00466C86"/>
    <w:rsid w:val="004A0612"/>
    <w:rsid w:val="004A4881"/>
    <w:rsid w:val="004C0788"/>
    <w:rsid w:val="00556FBB"/>
    <w:rsid w:val="005E1035"/>
    <w:rsid w:val="006115FD"/>
    <w:rsid w:val="006130B6"/>
    <w:rsid w:val="006641A1"/>
    <w:rsid w:val="006815DA"/>
    <w:rsid w:val="00686733"/>
    <w:rsid w:val="006A28EF"/>
    <w:rsid w:val="006A7425"/>
    <w:rsid w:val="006E24AE"/>
    <w:rsid w:val="00744641"/>
    <w:rsid w:val="007657E1"/>
    <w:rsid w:val="00791ACF"/>
    <w:rsid w:val="007A2062"/>
    <w:rsid w:val="007C3E9F"/>
    <w:rsid w:val="007C73B1"/>
    <w:rsid w:val="008122CC"/>
    <w:rsid w:val="00817524"/>
    <w:rsid w:val="008357A0"/>
    <w:rsid w:val="008516C8"/>
    <w:rsid w:val="0085422B"/>
    <w:rsid w:val="00857E1C"/>
    <w:rsid w:val="00867626"/>
    <w:rsid w:val="008724C0"/>
    <w:rsid w:val="00883794"/>
    <w:rsid w:val="00985B1D"/>
    <w:rsid w:val="009909D4"/>
    <w:rsid w:val="009A7D0B"/>
    <w:rsid w:val="009D4FB3"/>
    <w:rsid w:val="00A63F88"/>
    <w:rsid w:val="00A71E1C"/>
    <w:rsid w:val="00A976F2"/>
    <w:rsid w:val="00AA4C46"/>
    <w:rsid w:val="00B1096C"/>
    <w:rsid w:val="00B17CE2"/>
    <w:rsid w:val="00B375C9"/>
    <w:rsid w:val="00B66A37"/>
    <w:rsid w:val="00BA2FA2"/>
    <w:rsid w:val="00C17FB2"/>
    <w:rsid w:val="00C33750"/>
    <w:rsid w:val="00CB29B2"/>
    <w:rsid w:val="00CD38A9"/>
    <w:rsid w:val="00D27F24"/>
    <w:rsid w:val="00D8148A"/>
    <w:rsid w:val="00DA7399"/>
    <w:rsid w:val="00DD2CDC"/>
    <w:rsid w:val="00E061F8"/>
    <w:rsid w:val="00EE5C93"/>
    <w:rsid w:val="00F46E4D"/>
    <w:rsid w:val="00F740A2"/>
    <w:rsid w:val="00FB3833"/>
    <w:rsid w:val="00FD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520C59B7"/>
  <w15:chartTrackingRefBased/>
  <w15:docId w15:val="{5443442E-9D01-4C93-9621-9FF315FD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CD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CD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CD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2C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2C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2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C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344F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microsoft.com/office/2011/relationships/people" Target="peop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Rahmad Aris</dc:creator>
  <cp:keywords/>
  <dc:description/>
  <cp:lastModifiedBy>wanti wanti</cp:lastModifiedBy>
  <cp:revision>2</cp:revision>
  <dcterms:created xsi:type="dcterms:W3CDTF">2026-05-11T05:00:00Z</dcterms:created>
  <dcterms:modified xsi:type="dcterms:W3CDTF">2026-05-11T05:00:00Z</dcterms:modified>
</cp:coreProperties>
</file>